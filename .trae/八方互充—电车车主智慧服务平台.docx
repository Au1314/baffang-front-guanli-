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9410B" w14:textId="77777777" w:rsidR="003E056B" w:rsidRDefault="00000000">
      <w:pPr>
        <w:widowControl/>
        <w:shd w:val="clear" w:color="auto" w:fill="FFFFFF"/>
        <w:spacing w:line="360" w:lineRule="atLeast"/>
        <w:ind w:firstLine="426"/>
        <w:jc w:val="center"/>
        <w:rPr>
          <w:rFonts w:ascii="华文中宋" w:eastAsia="华文中宋" w:hAnsi="华文中宋" w:cs="Arial" w:hint="eastAsia"/>
          <w:color w:val="333333"/>
          <w:kern w:val="0"/>
          <w:sz w:val="52"/>
          <w:szCs w:val="52"/>
        </w:rPr>
      </w:pPr>
      <w:r>
        <w:rPr>
          <w:rFonts w:ascii="华文中宋" w:eastAsia="华文中宋" w:hAnsi="华文中宋" w:cs="Arial" w:hint="eastAsia"/>
          <w:color w:val="333333"/>
          <w:kern w:val="0"/>
          <w:sz w:val="52"/>
          <w:szCs w:val="52"/>
        </w:rPr>
        <w:t>中国大学生计算机设计大赛</w:t>
      </w:r>
    </w:p>
    <w:p w14:paraId="10D10503" w14:textId="77777777" w:rsidR="003E056B" w:rsidRDefault="003E056B">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3DB9F88A" w14:textId="77777777" w:rsidR="003E056B" w:rsidRDefault="00000000">
      <w:pPr>
        <w:widowControl/>
        <w:shd w:val="clear" w:color="auto" w:fill="FFFFFF"/>
        <w:spacing w:line="360" w:lineRule="atLeast"/>
        <w:ind w:firstLine="420"/>
        <w:jc w:val="center"/>
        <w:rPr>
          <w:rFonts w:ascii="Arial" w:eastAsia="宋体" w:hAnsi="Arial" w:cs="Arial"/>
          <w:color w:val="333333"/>
          <w:kern w:val="0"/>
          <w:szCs w:val="21"/>
        </w:rPr>
      </w:pPr>
      <w:r>
        <w:rPr>
          <w:rFonts w:ascii="仿宋_GB2312" w:eastAsia="仿宋_GB2312" w:hAnsi="楷体" w:cs="仿宋_GB2312"/>
          <w:noProof/>
          <w:color w:val="000000"/>
          <w:sz w:val="32"/>
          <w:szCs w:val="32"/>
        </w:rPr>
        <w:drawing>
          <wp:inline distT="0" distB="0" distL="0" distR="0" wp14:anchorId="1A9ACE77" wp14:editId="3FEF6AD8">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2280A5AB" w14:textId="77777777" w:rsidR="003E056B" w:rsidRDefault="003E056B">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3C605B4D" w14:textId="77777777" w:rsidR="003E056B" w:rsidRDefault="00000000">
      <w:pPr>
        <w:widowControl/>
        <w:shd w:val="clear" w:color="auto" w:fill="FFFFFF"/>
        <w:spacing w:afterLines="200" w:after="624" w:line="360" w:lineRule="atLeast"/>
        <w:ind w:firstLine="426"/>
        <w:jc w:val="center"/>
        <w:rPr>
          <w:rFonts w:ascii="华文楷体" w:eastAsia="华文楷体" w:hAnsi="华文楷体" w:cs="Arial" w:hint="eastAsia"/>
          <w:color w:val="333333"/>
          <w:kern w:val="0"/>
          <w:sz w:val="32"/>
          <w:szCs w:val="32"/>
        </w:rPr>
      </w:pPr>
      <w:r>
        <w:rPr>
          <w:rFonts w:ascii="华文楷体" w:eastAsia="华文楷体" w:hAnsi="华文楷体" w:cs="Arial" w:hint="eastAsia"/>
          <w:color w:val="333333"/>
          <w:kern w:val="0"/>
          <w:sz w:val="32"/>
          <w:szCs w:val="32"/>
        </w:rPr>
        <w:t>软件开发类作品文档简要要求</w:t>
      </w:r>
    </w:p>
    <w:p w14:paraId="579B6C11" w14:textId="77777777" w:rsidR="003E056B"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2026013675</w:t>
      </w:r>
      <w:proofErr w:type="gramStart"/>
      <w:r>
        <w:rPr>
          <w:rFonts w:ascii="宋体" w:eastAsia="宋体" w:hAnsi="宋体" w:cs="Arial" w:hint="eastAsia"/>
          <w:color w:val="333333"/>
          <w:kern w:val="0"/>
          <w:sz w:val="32"/>
          <w:szCs w:val="32"/>
          <w:u w:val="single"/>
        </w:rPr>
        <w:t xml:space="preserve">　　　　　　　　　</w:t>
      </w:r>
      <w:proofErr w:type="gramEnd"/>
    </w:p>
    <w:p w14:paraId="008DB2E1" w14:textId="77777777" w:rsidR="003E056B"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 xml:space="preserve">　 </w:t>
      </w:r>
      <w:proofErr w:type="gramStart"/>
      <w:r>
        <w:rPr>
          <w:rFonts w:ascii="宋体" w:eastAsia="宋体" w:hAnsi="宋体" w:cs="Arial" w:hint="eastAsia"/>
          <w:color w:val="333333"/>
          <w:kern w:val="0"/>
          <w:sz w:val="30"/>
          <w:szCs w:val="30"/>
          <w:u w:val="single"/>
        </w:rPr>
        <w:t>八方互充</w:t>
      </w:r>
      <w:proofErr w:type="gramEnd"/>
      <w:r>
        <w:rPr>
          <w:rFonts w:ascii="宋体" w:eastAsia="宋体" w:hAnsi="宋体" w:cs="Arial" w:hint="eastAsia"/>
          <w:color w:val="333333"/>
          <w:kern w:val="0"/>
          <w:sz w:val="30"/>
          <w:szCs w:val="30"/>
          <w:u w:val="single"/>
        </w:rPr>
        <w:t>—电车车主智慧服务平台</w:t>
      </w:r>
      <w:r>
        <w:rPr>
          <w:rFonts w:ascii="宋体" w:eastAsia="宋体" w:hAnsi="宋体" w:cs="Arial" w:hint="eastAsia"/>
          <w:color w:val="333333"/>
          <w:kern w:val="0"/>
          <w:sz w:val="32"/>
          <w:szCs w:val="32"/>
          <w:u w:val="single"/>
        </w:rPr>
        <w:t xml:space="preserve">　   　</w:t>
      </w:r>
    </w:p>
    <w:p w14:paraId="57140807" w14:textId="77777777" w:rsidR="003E056B"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proofErr w:type="gramStart"/>
      <w:r>
        <w:rPr>
          <w:rFonts w:ascii="宋体" w:eastAsia="宋体" w:hAnsi="宋体" w:cs="Arial" w:hint="eastAsia"/>
          <w:color w:val="333333"/>
          <w:kern w:val="0"/>
          <w:sz w:val="32"/>
          <w:szCs w:val="32"/>
        </w:rPr>
        <w:t xml:space="preserve">作　　</w:t>
      </w:r>
      <w:proofErr w:type="gramEnd"/>
      <w:r>
        <w:rPr>
          <w:rFonts w:ascii="宋体" w:eastAsia="宋体" w:hAnsi="宋体" w:cs="Arial" w:hint="eastAsia"/>
          <w:color w:val="333333"/>
          <w:kern w:val="0"/>
          <w:sz w:val="32"/>
          <w:szCs w:val="32"/>
        </w:rPr>
        <w:t>者：</w:t>
      </w:r>
      <w:r>
        <w:rPr>
          <w:rFonts w:ascii="宋体" w:eastAsia="宋体" w:hAnsi="宋体" w:cs="Arial" w:hint="eastAsia"/>
          <w:color w:val="333333"/>
          <w:kern w:val="0"/>
          <w:sz w:val="32"/>
          <w:szCs w:val="32"/>
          <w:u w:val="single"/>
        </w:rPr>
        <w:t xml:space="preserve">　</w:t>
      </w:r>
      <w:r>
        <w:rPr>
          <w:rFonts w:ascii="宋体" w:eastAsia="宋体" w:hAnsi="宋体" w:cs="Arial" w:hint="eastAsia"/>
          <w:color w:val="333333"/>
          <w:kern w:val="0"/>
          <w:sz w:val="30"/>
          <w:szCs w:val="30"/>
          <w:u w:val="single"/>
        </w:rPr>
        <w:t>侯佳辰、陈世坤、王彬、魏家欣、廖锦福</w:t>
      </w:r>
      <w:r>
        <w:rPr>
          <w:rFonts w:ascii="宋体" w:eastAsia="宋体" w:hAnsi="宋体" w:cs="Arial" w:hint="eastAsia"/>
          <w:color w:val="333333"/>
          <w:kern w:val="0"/>
          <w:sz w:val="32"/>
          <w:szCs w:val="32"/>
          <w:u w:val="single"/>
        </w:rPr>
        <w:t xml:space="preserve">  </w:t>
      </w:r>
    </w:p>
    <w:p w14:paraId="3684C76A" w14:textId="77777777" w:rsidR="003E056B" w:rsidRDefault="00000000">
      <w:pPr>
        <w:widowControl/>
        <w:shd w:val="clear" w:color="auto" w:fill="FFFFFF"/>
        <w:spacing w:beforeLines="50" w:before="156" w:line="360" w:lineRule="atLeast"/>
        <w:jc w:val="left"/>
        <w:rPr>
          <w:ins w:id="0" w:author="aroga" w:date="2026-04-14T16:20:00Z"/>
          <w:rFonts w:ascii="宋体" w:eastAsia="宋体" w:hAnsi="宋体" w:cs="Arial" w:hint="eastAsia"/>
          <w:color w:val="333333"/>
          <w:kern w:val="0"/>
          <w:sz w:val="32"/>
          <w:szCs w:val="32"/>
          <w:u w:val="single"/>
        </w:rPr>
      </w:pPr>
      <w:r>
        <w:rPr>
          <w:rFonts w:ascii="宋体" w:eastAsia="宋体" w:hAnsi="宋体" w:cs="Arial" w:hint="eastAsia"/>
          <w:color w:val="333333"/>
          <w:kern w:val="0"/>
          <w:sz w:val="32"/>
          <w:szCs w:val="32"/>
        </w:rPr>
        <w:t>版本编号：</w:t>
      </w:r>
      <w:r>
        <w:rPr>
          <w:rFonts w:ascii="宋体" w:eastAsia="宋体" w:hAnsi="宋体" w:cs="Arial" w:hint="eastAsia"/>
          <w:color w:val="333333"/>
          <w:kern w:val="0"/>
          <w:sz w:val="32"/>
          <w:szCs w:val="32"/>
          <w:u w:val="single"/>
        </w:rPr>
        <w:t xml:space="preserve">　　　　　v1.0</w:t>
      </w:r>
      <w:proofErr w:type="gramStart"/>
      <w:r>
        <w:rPr>
          <w:rFonts w:ascii="宋体" w:eastAsia="宋体" w:hAnsi="宋体" w:cs="Arial" w:hint="eastAsia"/>
          <w:color w:val="333333"/>
          <w:kern w:val="0"/>
          <w:sz w:val="32"/>
          <w:szCs w:val="32"/>
          <w:u w:val="single"/>
        </w:rPr>
        <w:t xml:space="preserve">　　　　　　　　　　　　</w:t>
      </w:r>
      <w:proofErr w:type="gramEnd"/>
    </w:p>
    <w:p w14:paraId="1EE30EC4" w14:textId="77777777" w:rsidR="003E056B" w:rsidRDefault="00000000">
      <w:pPr>
        <w:widowControl/>
        <w:shd w:val="clear" w:color="auto" w:fill="FFFFFF"/>
        <w:spacing w:beforeLines="50" w:before="156" w:line="360" w:lineRule="atLeast"/>
        <w:jc w:val="left"/>
        <w:rPr>
          <w:ins w:id="1" w:author="aroga" w:date="2026-04-14T16:21:00Z"/>
          <w:rFonts w:ascii="宋体" w:eastAsia="宋体" w:hAnsi="宋体" w:cs="Arial" w:hint="eastAsia"/>
          <w:color w:val="333333"/>
          <w:kern w:val="0"/>
          <w:sz w:val="32"/>
          <w:szCs w:val="32"/>
          <w:u w:val="single"/>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___2026年4月20日____    __________</w:t>
      </w:r>
    </w:p>
    <w:p w14:paraId="07BA4634" w14:textId="77777777" w:rsidR="003E056B"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Arial" w:eastAsia="宋体" w:hAnsi="Arial" w:cs="Arial" w:hint="eastAsia"/>
          <w:noProof/>
          <w:color w:val="333333"/>
          <w:kern w:val="0"/>
          <w:szCs w:val="21"/>
        </w:rPr>
        <w:lastRenderedPageBreak/>
        <mc:AlternateContent>
          <mc:Choice Requires="wps">
            <w:drawing>
              <wp:anchor distT="0" distB="0" distL="114300" distR="114300" simplePos="0" relativeHeight="251659264" behindDoc="0" locked="0" layoutInCell="1" allowOverlap="1" wp14:anchorId="5EE2C279" wp14:editId="3C4B8C46">
                <wp:simplePos x="0" y="0"/>
                <wp:positionH relativeFrom="margin">
                  <wp:posOffset>25400</wp:posOffset>
                </wp:positionH>
                <wp:positionV relativeFrom="paragraph">
                  <wp:posOffset>525780</wp:posOffset>
                </wp:positionV>
                <wp:extent cx="5200650" cy="3343275"/>
                <wp:effectExtent l="0" t="0" r="19050" b="28575"/>
                <wp:wrapTopAndBottom/>
                <wp:docPr id="2" name="文本框 2"/>
                <wp:cNvGraphicFramePr/>
                <a:graphic xmlns:a="http://schemas.openxmlformats.org/drawingml/2006/main">
                  <a:graphicData uri="http://schemas.microsoft.com/office/word/2010/wordprocessingShape">
                    <wps:wsp>
                      <wps:cNvSpPr txBox="1"/>
                      <wps:spPr>
                        <a:xfrm>
                          <a:off x="0" y="0"/>
                          <a:ext cx="5200650" cy="3343275"/>
                        </a:xfrm>
                        <a:prstGeom prst="rect">
                          <a:avLst/>
                        </a:prstGeom>
                        <a:solidFill>
                          <a:schemeClr val="lt1"/>
                        </a:solidFill>
                        <a:ln w="6350">
                          <a:solidFill>
                            <a:prstClr val="black"/>
                          </a:solidFill>
                        </a:ln>
                      </wps:spPr>
                      <wps:txbx>
                        <w:txbxContent>
                          <w:p w14:paraId="7DBC72CC" w14:textId="77777777" w:rsidR="003E056B" w:rsidRDefault="00000000">
                            <w:pPr>
                              <w:rPr>
                                <w:rFonts w:ascii="黑体" w:eastAsia="黑体" w:hAnsi="黑体" w:hint="eastAsia"/>
                                <w:sz w:val="28"/>
                                <w:szCs w:val="28"/>
                              </w:rPr>
                            </w:pPr>
                            <w:r>
                              <w:rPr>
                                <w:rFonts w:ascii="黑体" w:eastAsia="黑体" w:hAnsi="黑体" w:hint="eastAsia"/>
                                <w:sz w:val="28"/>
                                <w:szCs w:val="28"/>
                              </w:rPr>
                              <w:t>填写说明：</w:t>
                            </w:r>
                          </w:p>
                          <w:p w14:paraId="418CFFE9" w14:textId="77777777" w:rsidR="003E056B" w:rsidRDefault="00000000">
                            <w:pPr>
                              <w:pStyle w:val="af5"/>
                              <w:numPr>
                                <w:ilvl w:val="0"/>
                                <w:numId w:val="2"/>
                              </w:numPr>
                              <w:ind w:firstLineChars="0"/>
                              <w:rPr>
                                <w:ins w:id="2" w:author="杰 王" w:date="2025-12-30T20:58:00Z"/>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作品，包括：（1）Web应用与开发（2）管理信息系统（3）移动应用开发（非游戏类）（4）算法设计与应用（5）企业赛项；</w:t>
                            </w:r>
                          </w:p>
                          <w:p w14:paraId="5942549A" w14:textId="77777777" w:rsidR="003E056B" w:rsidRDefault="00000000">
                            <w:pPr>
                              <w:pStyle w:val="af5"/>
                              <w:numPr>
                                <w:ilvl w:val="0"/>
                                <w:numId w:val="2"/>
                              </w:numPr>
                              <w:ind w:firstLineChars="0"/>
                              <w:rPr>
                                <w:rFonts w:ascii="华文楷体" w:eastAsia="华文楷体" w:hAnsi="华文楷体" w:hint="eastAsia"/>
                              </w:rPr>
                            </w:pPr>
                            <w:ins w:id="3" w:author="杰 王" w:date="2025-12-30T20:58:00Z">
                              <w:r>
                                <w:rPr>
                                  <w:rFonts w:ascii="华文楷体" w:eastAsia="华文楷体" w:hAnsi="华文楷体" w:hint="eastAsia"/>
                                </w:rPr>
                                <w:t>作品内容要求：</w:t>
                              </w:r>
                              <w:r>
                                <w:rPr>
                                  <w:rFonts w:ascii="华文楷体" w:eastAsia="华文楷体" w:hAnsi="华文楷体" w:hint="eastAsia"/>
                                  <w:color w:val="FF0000"/>
                                </w:rPr>
                                <w:t>A. 软件</w:t>
                              </w:r>
                            </w:ins>
                            <w:ins w:id="4" w:author="杰 王" w:date="2025-12-30T21:00:00Z">
                              <w:r>
                                <w:rPr>
                                  <w:rFonts w:ascii="华文楷体" w:eastAsia="华文楷体" w:hAnsi="华文楷体" w:hint="eastAsia"/>
                                  <w:color w:val="FF0000"/>
                                </w:rPr>
                                <w:t>需求</w:t>
                              </w:r>
                            </w:ins>
                            <w:ins w:id="5" w:author="杰 王" w:date="2025-12-30T20:59:00Z">
                              <w:r>
                                <w:rPr>
                                  <w:rFonts w:ascii="华文楷体" w:eastAsia="华文楷体" w:hAnsi="华文楷体" w:hint="eastAsia"/>
                                  <w:color w:val="FF0000"/>
                                </w:rPr>
                                <w:t>强调解决实际问题；B. 建议使用SOA</w:t>
                              </w:r>
                            </w:ins>
                            <w:ins w:id="6" w:author="杰 王" w:date="2025-12-30T21:00:00Z">
                              <w:r>
                                <w:rPr>
                                  <w:rFonts w:ascii="华文楷体" w:eastAsia="华文楷体" w:hAnsi="华文楷体" w:hint="eastAsia"/>
                                  <w:color w:val="FF0000"/>
                                </w:rPr>
                                <w:t>、微服务等先进软件体系结构风格；C.</w:t>
                              </w:r>
                            </w:ins>
                            <w:ins w:id="7" w:author="杰 王" w:date="2025-12-30T21:01:00Z">
                              <w:r>
                                <w:rPr>
                                  <w:rFonts w:ascii="华文楷体" w:eastAsia="华文楷体" w:hAnsi="华文楷体" w:hint="eastAsia"/>
                                  <w:color w:val="FF0000"/>
                                </w:rPr>
                                <w:t xml:space="preserve"> </w:t>
                              </w:r>
                            </w:ins>
                            <w:ins w:id="8" w:author="杰 王" w:date="2025-12-30T21:00:00Z">
                              <w:r>
                                <w:rPr>
                                  <w:rFonts w:ascii="华文楷体" w:eastAsia="华文楷体" w:hAnsi="华文楷体" w:hint="eastAsia"/>
                                  <w:color w:val="FF0000"/>
                                </w:rPr>
                                <w:t>建议</w:t>
                              </w:r>
                            </w:ins>
                            <w:ins w:id="9" w:author="杰 王" w:date="2025-12-30T21:02:00Z">
                              <w:r>
                                <w:rPr>
                                  <w:rFonts w:ascii="华文楷体" w:eastAsia="华文楷体" w:hAnsi="华文楷体" w:hint="eastAsia"/>
                                  <w:color w:val="FF0000"/>
                                </w:rPr>
                                <w:t>通过</w:t>
                              </w:r>
                            </w:ins>
                            <w:ins w:id="10" w:author="杰 王" w:date="2025-12-30T21:03:00Z">
                              <w:r>
                                <w:rPr>
                                  <w:rFonts w:ascii="华文楷体" w:eastAsia="华文楷体" w:hAnsi="华文楷体" w:hint="eastAsia"/>
                                  <w:color w:val="FF0000"/>
                                </w:rPr>
                                <w:t>版本管理工具GIT进行协同开发；D. 建议使用</w:t>
                              </w:r>
                            </w:ins>
                            <w:ins w:id="11" w:author="杰 王" w:date="2025-12-30T21:04:00Z">
                              <w:r>
                                <w:rPr>
                                  <w:rFonts w:ascii="华文楷体" w:eastAsia="华文楷体" w:hAnsi="华文楷体" w:hint="eastAsia"/>
                                  <w:color w:val="FF0000"/>
                                </w:rPr>
                                <w:t>Redis等先进的数据库工具；E. 建议增加</w:t>
                              </w:r>
                            </w:ins>
                            <w:ins w:id="12" w:author="杰 王" w:date="2025-12-30T21:06:00Z">
                              <w:r>
                                <w:rPr>
                                  <w:rFonts w:ascii="华文楷体" w:eastAsia="华文楷体" w:hAnsi="华文楷体" w:hint="eastAsia"/>
                                  <w:color w:val="FF0000"/>
                                </w:rPr>
                                <w:t>本地</w:t>
                              </w:r>
                            </w:ins>
                            <w:ins w:id="13" w:author="杰 王" w:date="2025-12-30T21:04:00Z">
                              <w:r>
                                <w:rPr>
                                  <w:rFonts w:ascii="华文楷体" w:eastAsia="华文楷体" w:hAnsi="华文楷体" w:hint="eastAsia"/>
                                  <w:color w:val="FF0000"/>
                                </w:rPr>
                                <w:t>大模型对话功能；F</w:t>
                              </w:r>
                            </w:ins>
                            <w:ins w:id="14" w:author="杰 王" w:date="2025-12-30T21:05:00Z">
                              <w:r>
                                <w:rPr>
                                  <w:rFonts w:ascii="华文楷体" w:eastAsia="华文楷体" w:hAnsi="华文楷体" w:hint="eastAsia"/>
                                  <w:color w:val="FF0000"/>
                                </w:rPr>
                                <w:t>. 建议使用先进设计模型进行代码编程；G. 建议</w:t>
                              </w:r>
                            </w:ins>
                            <w:ins w:id="15" w:author="杰 王" w:date="2025-12-30T21:06:00Z">
                              <w:r>
                                <w:rPr>
                                  <w:rFonts w:ascii="华文楷体" w:eastAsia="华文楷体" w:hAnsi="华文楷体" w:hint="eastAsia"/>
                                  <w:color w:val="FF0000"/>
                                </w:rPr>
                                <w:t>使用先进AI算法</w:t>
                              </w:r>
                            </w:ins>
                            <w:ins w:id="16" w:author="杰 王" w:date="2025-12-30T21:07:00Z">
                              <w:r>
                                <w:rPr>
                                  <w:rFonts w:ascii="华文楷体" w:eastAsia="华文楷体" w:hAnsi="华文楷体" w:hint="eastAsia"/>
                                  <w:color w:val="FF0000"/>
                                </w:rPr>
                                <w:t>实现</w:t>
                              </w:r>
                            </w:ins>
                            <w:ins w:id="17" w:author="杰 王" w:date="2025-12-30T21:06:00Z">
                              <w:r>
                                <w:rPr>
                                  <w:rFonts w:ascii="华文楷体" w:eastAsia="华文楷体" w:hAnsi="华文楷体" w:hint="eastAsia"/>
                                  <w:color w:val="FF0000"/>
                                </w:rPr>
                                <w:t>任务</w:t>
                              </w:r>
                              <w:r>
                                <w:rPr>
                                  <w:rFonts w:ascii="华文楷体" w:eastAsia="华文楷体" w:hAnsi="华文楷体" w:hint="eastAsia"/>
                                </w:rPr>
                                <w:t>。</w:t>
                              </w:r>
                            </w:ins>
                          </w:p>
                          <w:p w14:paraId="60B4724F"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05921CCA"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51672DED"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7E59ADF1"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5172F661"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项目中涉及应用人工智能大模型的内容，务必在各个部分说明清楚。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EE2C279" id="_x0000_t202" coordsize="21600,21600" o:spt="202" path="m,l,21600r21600,l21600,xe">
                <v:stroke joinstyle="miter"/>
                <v:path gradientshapeok="t" o:connecttype="rect"/>
              </v:shapetype>
              <v:shape id="文本框 2" o:spid="_x0000_s1026" type="#_x0000_t202" style="position:absolute;margin-left:2pt;margin-top:41.4pt;width:409.5pt;height:263.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" fillcolor="white [3201]" strokeweight=".5pt">
                <v:textbox>
                  <w:txbxContent>
                    <w:p w14:paraId="7DBC72CC" w14:textId="77777777" w:rsidR="003E056B" w:rsidRDefault="00000000">
                      <w:pPr>
                        <w:rPr>
                          <w:rFonts w:ascii="黑体" w:eastAsia="黑体" w:hAnsi="黑体" w:hint="eastAsia"/>
                          <w:sz w:val="28"/>
                          <w:szCs w:val="28"/>
                        </w:rPr>
                      </w:pPr>
                      <w:r>
                        <w:rPr>
                          <w:rFonts w:ascii="黑体" w:eastAsia="黑体" w:hAnsi="黑体" w:hint="eastAsia"/>
                          <w:sz w:val="28"/>
                          <w:szCs w:val="28"/>
                        </w:rPr>
                        <w:t>填写说明：</w:t>
                      </w:r>
                    </w:p>
                    <w:p w14:paraId="418CFFE9" w14:textId="77777777" w:rsidR="003E056B" w:rsidRDefault="00000000">
                      <w:pPr>
                        <w:pStyle w:val="af5"/>
                        <w:numPr>
                          <w:ilvl w:val="0"/>
                          <w:numId w:val="2"/>
                        </w:numPr>
                        <w:ind w:firstLineChars="0"/>
                        <w:rPr>
                          <w:ins w:id="18" w:author="杰 王" w:date="2025-12-30T20:58:00Z"/>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作品，包括：（1）Web应用与开发（2）管理信息系统（3）移动应用开发（非游戏类）（4）算法设计与应用（5）企业赛项；</w:t>
                      </w:r>
                    </w:p>
                    <w:p w14:paraId="5942549A" w14:textId="77777777" w:rsidR="003E056B" w:rsidRDefault="00000000">
                      <w:pPr>
                        <w:pStyle w:val="af5"/>
                        <w:numPr>
                          <w:ilvl w:val="0"/>
                          <w:numId w:val="2"/>
                        </w:numPr>
                        <w:ind w:firstLineChars="0"/>
                        <w:rPr>
                          <w:rFonts w:ascii="华文楷体" w:eastAsia="华文楷体" w:hAnsi="华文楷体" w:hint="eastAsia"/>
                        </w:rPr>
                      </w:pPr>
                      <w:ins w:id="19" w:author="杰 王" w:date="2025-12-30T20:58:00Z">
                        <w:r>
                          <w:rPr>
                            <w:rFonts w:ascii="华文楷体" w:eastAsia="华文楷体" w:hAnsi="华文楷体" w:hint="eastAsia"/>
                          </w:rPr>
                          <w:t>作品内容要求：</w:t>
                        </w:r>
                        <w:r>
                          <w:rPr>
                            <w:rFonts w:ascii="华文楷体" w:eastAsia="华文楷体" w:hAnsi="华文楷体" w:hint="eastAsia"/>
                            <w:color w:val="FF0000"/>
                          </w:rPr>
                          <w:t>A. 软件</w:t>
                        </w:r>
                      </w:ins>
                      <w:ins w:id="20" w:author="杰 王" w:date="2025-12-30T21:00:00Z">
                        <w:r>
                          <w:rPr>
                            <w:rFonts w:ascii="华文楷体" w:eastAsia="华文楷体" w:hAnsi="华文楷体" w:hint="eastAsia"/>
                            <w:color w:val="FF0000"/>
                          </w:rPr>
                          <w:t>需求</w:t>
                        </w:r>
                      </w:ins>
                      <w:ins w:id="21" w:author="杰 王" w:date="2025-12-30T20:59:00Z">
                        <w:r>
                          <w:rPr>
                            <w:rFonts w:ascii="华文楷体" w:eastAsia="华文楷体" w:hAnsi="华文楷体" w:hint="eastAsia"/>
                            <w:color w:val="FF0000"/>
                          </w:rPr>
                          <w:t>强调解决实际问题；B. 建议使用SOA</w:t>
                        </w:r>
                      </w:ins>
                      <w:ins w:id="22" w:author="杰 王" w:date="2025-12-30T21:00:00Z">
                        <w:r>
                          <w:rPr>
                            <w:rFonts w:ascii="华文楷体" w:eastAsia="华文楷体" w:hAnsi="华文楷体" w:hint="eastAsia"/>
                            <w:color w:val="FF0000"/>
                          </w:rPr>
                          <w:t>、微服务等先进软件体系结构风格；C.</w:t>
                        </w:r>
                      </w:ins>
                      <w:ins w:id="23" w:author="杰 王" w:date="2025-12-30T21:01:00Z">
                        <w:r>
                          <w:rPr>
                            <w:rFonts w:ascii="华文楷体" w:eastAsia="华文楷体" w:hAnsi="华文楷体" w:hint="eastAsia"/>
                            <w:color w:val="FF0000"/>
                          </w:rPr>
                          <w:t xml:space="preserve"> </w:t>
                        </w:r>
                      </w:ins>
                      <w:ins w:id="24" w:author="杰 王" w:date="2025-12-30T21:00:00Z">
                        <w:r>
                          <w:rPr>
                            <w:rFonts w:ascii="华文楷体" w:eastAsia="华文楷体" w:hAnsi="华文楷体" w:hint="eastAsia"/>
                            <w:color w:val="FF0000"/>
                          </w:rPr>
                          <w:t>建议</w:t>
                        </w:r>
                      </w:ins>
                      <w:ins w:id="25" w:author="杰 王" w:date="2025-12-30T21:02:00Z">
                        <w:r>
                          <w:rPr>
                            <w:rFonts w:ascii="华文楷体" w:eastAsia="华文楷体" w:hAnsi="华文楷体" w:hint="eastAsia"/>
                            <w:color w:val="FF0000"/>
                          </w:rPr>
                          <w:t>通过</w:t>
                        </w:r>
                      </w:ins>
                      <w:ins w:id="26" w:author="杰 王" w:date="2025-12-30T21:03:00Z">
                        <w:r>
                          <w:rPr>
                            <w:rFonts w:ascii="华文楷体" w:eastAsia="华文楷体" w:hAnsi="华文楷体" w:hint="eastAsia"/>
                            <w:color w:val="FF0000"/>
                          </w:rPr>
                          <w:t>版本管理工具GIT进行协同开发；D. 建议使用</w:t>
                        </w:r>
                      </w:ins>
                      <w:ins w:id="27" w:author="杰 王" w:date="2025-12-30T21:04:00Z">
                        <w:r>
                          <w:rPr>
                            <w:rFonts w:ascii="华文楷体" w:eastAsia="华文楷体" w:hAnsi="华文楷体" w:hint="eastAsia"/>
                            <w:color w:val="FF0000"/>
                          </w:rPr>
                          <w:t>Redis等先进的数据库工具；E. 建议增加</w:t>
                        </w:r>
                      </w:ins>
                      <w:ins w:id="28" w:author="杰 王" w:date="2025-12-30T21:06:00Z">
                        <w:r>
                          <w:rPr>
                            <w:rFonts w:ascii="华文楷体" w:eastAsia="华文楷体" w:hAnsi="华文楷体" w:hint="eastAsia"/>
                            <w:color w:val="FF0000"/>
                          </w:rPr>
                          <w:t>本地</w:t>
                        </w:r>
                      </w:ins>
                      <w:ins w:id="29" w:author="杰 王" w:date="2025-12-30T21:04:00Z">
                        <w:r>
                          <w:rPr>
                            <w:rFonts w:ascii="华文楷体" w:eastAsia="华文楷体" w:hAnsi="华文楷体" w:hint="eastAsia"/>
                            <w:color w:val="FF0000"/>
                          </w:rPr>
                          <w:t>大模型对话功能；F</w:t>
                        </w:r>
                      </w:ins>
                      <w:ins w:id="30" w:author="杰 王" w:date="2025-12-30T21:05:00Z">
                        <w:r>
                          <w:rPr>
                            <w:rFonts w:ascii="华文楷体" w:eastAsia="华文楷体" w:hAnsi="华文楷体" w:hint="eastAsia"/>
                            <w:color w:val="FF0000"/>
                          </w:rPr>
                          <w:t>. 建议使用先进设计模型进行代码编程；G. 建议</w:t>
                        </w:r>
                      </w:ins>
                      <w:ins w:id="31" w:author="杰 王" w:date="2025-12-30T21:06:00Z">
                        <w:r>
                          <w:rPr>
                            <w:rFonts w:ascii="华文楷体" w:eastAsia="华文楷体" w:hAnsi="华文楷体" w:hint="eastAsia"/>
                            <w:color w:val="FF0000"/>
                          </w:rPr>
                          <w:t>使用先进AI算法</w:t>
                        </w:r>
                      </w:ins>
                      <w:ins w:id="32" w:author="杰 王" w:date="2025-12-30T21:07:00Z">
                        <w:r>
                          <w:rPr>
                            <w:rFonts w:ascii="华文楷体" w:eastAsia="华文楷体" w:hAnsi="华文楷体" w:hint="eastAsia"/>
                            <w:color w:val="FF0000"/>
                          </w:rPr>
                          <w:t>实现</w:t>
                        </w:r>
                      </w:ins>
                      <w:ins w:id="33" w:author="杰 王" w:date="2025-12-30T21:06:00Z">
                        <w:r>
                          <w:rPr>
                            <w:rFonts w:ascii="华文楷体" w:eastAsia="华文楷体" w:hAnsi="华文楷体" w:hint="eastAsia"/>
                            <w:color w:val="FF0000"/>
                          </w:rPr>
                          <w:t>任务</w:t>
                        </w:r>
                        <w:r>
                          <w:rPr>
                            <w:rFonts w:ascii="华文楷体" w:eastAsia="华文楷体" w:hAnsi="华文楷体" w:hint="eastAsia"/>
                          </w:rPr>
                          <w:t>。</w:t>
                        </w:r>
                      </w:ins>
                    </w:p>
                    <w:p w14:paraId="60B4724F"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05921CCA"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51672DED"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7E59ADF1"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5172F661" w14:textId="77777777" w:rsidR="003E056B" w:rsidRDefault="00000000">
                      <w:pPr>
                        <w:pStyle w:val="af5"/>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项目中涉及应用人工智能大模型的内容，务必在各个部分说明清楚。</w:t>
                      </w:r>
                    </w:p>
                  </w:txbxContent>
                </v:textbox>
                <w10:wrap type="topAndBottom" anchorx="margin"/>
              </v:shape>
            </w:pict>
          </mc:Fallback>
        </mc:AlternateContent>
      </w:r>
    </w:p>
    <w:p w14:paraId="1023F9EE" w14:textId="77777777" w:rsidR="003E056B" w:rsidRDefault="003E056B">
      <w:pPr>
        <w:widowControl/>
        <w:ind w:firstLine="420"/>
        <w:jc w:val="left"/>
        <w:rPr>
          <w:rFonts w:hint="eastAsia"/>
        </w:rPr>
      </w:pPr>
    </w:p>
    <w:p w14:paraId="4F37EC69" w14:textId="77777777" w:rsidR="003E056B" w:rsidRDefault="003E056B">
      <w:pPr>
        <w:widowControl/>
        <w:ind w:firstLine="420"/>
        <w:jc w:val="left"/>
        <w:rPr>
          <w:rFonts w:hint="eastAsia"/>
        </w:rPr>
      </w:pPr>
    </w:p>
    <w:p w14:paraId="2F7566E4" w14:textId="77777777" w:rsidR="003E056B" w:rsidRDefault="003E056B">
      <w:pPr>
        <w:widowControl/>
        <w:ind w:firstLine="420"/>
        <w:jc w:val="left"/>
        <w:rPr>
          <w:rFonts w:hint="eastAsia"/>
        </w:rPr>
      </w:pPr>
    </w:p>
    <w:p w14:paraId="45F8FE23" w14:textId="7BD7CD79" w:rsidR="007A5A56" w:rsidRDefault="007A5A56">
      <w:pPr>
        <w:widowControl/>
        <w:jc w:val="left"/>
        <w:rPr>
          <w:rFonts w:hint="eastAsia"/>
        </w:rPr>
      </w:pPr>
      <w:r>
        <w:rPr>
          <w:rFonts w:hint="eastAsia"/>
        </w:rPr>
        <w:br w:type="page"/>
      </w:r>
    </w:p>
    <w:p w14:paraId="20F28AFA" w14:textId="77777777" w:rsidR="003E056B" w:rsidRDefault="003E056B">
      <w:pPr>
        <w:widowControl/>
        <w:ind w:firstLine="420"/>
        <w:jc w:val="left"/>
        <w:rPr>
          <w:rFonts w:hint="eastAsia"/>
        </w:rPr>
      </w:pPr>
    </w:p>
    <w:sdt>
      <w:sdtPr>
        <w:rPr>
          <w:lang w:val="zh-CN"/>
        </w:rPr>
        <w:id w:val="109127995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10994CB0" w14:textId="67401581" w:rsidR="00BB437A" w:rsidRPr="001F2CE5" w:rsidRDefault="00BB437A" w:rsidP="001F2CE5">
          <w:pPr>
            <w:pStyle w:val="TOC"/>
            <w:jc w:val="center"/>
            <w:rPr>
              <w:rFonts w:ascii="黑体" w:eastAsia="黑体" w:hAnsi="黑体" w:hint="eastAsia"/>
              <w:b/>
              <w:bCs/>
              <w:color w:val="auto"/>
            </w:rPr>
          </w:pPr>
          <w:r w:rsidRPr="001F2CE5">
            <w:rPr>
              <w:rFonts w:ascii="黑体" w:eastAsia="黑体" w:hAnsi="黑体"/>
              <w:b/>
              <w:bCs/>
              <w:color w:val="auto"/>
              <w:lang w:val="zh-CN"/>
            </w:rPr>
            <w:t>目录</w:t>
          </w:r>
        </w:p>
        <w:p w14:paraId="5F39C09C" w14:textId="70043281" w:rsidR="005158DC" w:rsidRDefault="00BB437A">
          <w:pPr>
            <w:pStyle w:val="TOC1"/>
            <w:rPr>
              <w:rFonts w:hint="eastAsia"/>
              <w:b w:val="0"/>
              <w:noProof/>
              <w:sz w:val="22"/>
              <w:szCs w:val="24"/>
              <w14:ligatures w14:val="standardContextual"/>
            </w:rPr>
          </w:pPr>
          <w:r>
            <w:fldChar w:fldCharType="begin"/>
          </w:r>
          <w:r>
            <w:instrText xml:space="preserve"> TOC \o "1-3" \h \z \u </w:instrText>
          </w:r>
          <w:r>
            <w:rPr>
              <w:rFonts w:hint="eastAsia"/>
            </w:rPr>
            <w:fldChar w:fldCharType="separate"/>
          </w:r>
          <w:hyperlink w:anchor="_Toc228733100" w:history="1">
            <w:r w:rsidR="005158DC" w:rsidRPr="00677D7E">
              <w:rPr>
                <w:rStyle w:val="af3"/>
                <w:noProof/>
              </w:rPr>
              <w:t>第一章 需求分析</w:t>
            </w:r>
            <w:r w:rsidR="005158DC">
              <w:rPr>
                <w:rFonts w:hint="eastAsia"/>
                <w:noProof/>
                <w:webHidden/>
              </w:rPr>
              <w:tab/>
            </w:r>
            <w:r w:rsidR="005158DC">
              <w:rPr>
                <w:rFonts w:hint="eastAsia"/>
                <w:noProof/>
                <w:webHidden/>
              </w:rPr>
              <w:fldChar w:fldCharType="begin"/>
            </w:r>
            <w:r w:rsidR="005158DC">
              <w:rPr>
                <w:rFonts w:hint="eastAsia"/>
                <w:noProof/>
                <w:webHidden/>
              </w:rPr>
              <w:instrText xml:space="preserve"> </w:instrText>
            </w:r>
            <w:r w:rsidR="005158DC">
              <w:rPr>
                <w:noProof/>
                <w:webHidden/>
              </w:rPr>
              <w:instrText>PAGEREF _Toc228733100 \h</w:instrText>
            </w:r>
            <w:r w:rsidR="005158DC">
              <w:rPr>
                <w:rFonts w:hint="eastAsia"/>
                <w:noProof/>
                <w:webHidden/>
              </w:rPr>
              <w:instrText xml:space="preserve"> </w:instrText>
            </w:r>
            <w:r w:rsidR="005158DC">
              <w:rPr>
                <w:rFonts w:hint="eastAsia"/>
                <w:noProof/>
                <w:webHidden/>
              </w:rPr>
            </w:r>
            <w:r w:rsidR="005158DC">
              <w:rPr>
                <w:rFonts w:hint="eastAsia"/>
                <w:noProof/>
                <w:webHidden/>
              </w:rPr>
              <w:fldChar w:fldCharType="separate"/>
            </w:r>
            <w:r w:rsidR="005158DC">
              <w:rPr>
                <w:rFonts w:hint="eastAsia"/>
                <w:noProof/>
                <w:webHidden/>
              </w:rPr>
              <w:t>4</w:t>
            </w:r>
            <w:r w:rsidR="005158DC">
              <w:rPr>
                <w:rFonts w:hint="eastAsia"/>
                <w:noProof/>
                <w:webHidden/>
              </w:rPr>
              <w:fldChar w:fldCharType="end"/>
            </w:r>
          </w:hyperlink>
        </w:p>
        <w:p w14:paraId="459F0F57" w14:textId="1A7999C1" w:rsidR="005158DC" w:rsidRDefault="005158DC">
          <w:pPr>
            <w:pStyle w:val="TOC1"/>
            <w:rPr>
              <w:rFonts w:hint="eastAsia"/>
              <w:b w:val="0"/>
              <w:noProof/>
              <w:sz w:val="22"/>
              <w:szCs w:val="24"/>
              <w14:ligatures w14:val="standardContextual"/>
            </w:rPr>
          </w:pPr>
          <w:hyperlink w:anchor="_Toc228733101" w:history="1">
            <w:r w:rsidRPr="00677D7E">
              <w:rPr>
                <w:rStyle w:val="af3"/>
                <w:noProof/>
              </w:rPr>
              <w:t>第二章 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21C6150" w14:textId="61DF21C3" w:rsidR="005158DC" w:rsidRDefault="005158DC">
          <w:pPr>
            <w:pStyle w:val="TOC2"/>
            <w:tabs>
              <w:tab w:val="right" w:leader="dot" w:pos="8302"/>
            </w:tabs>
            <w:rPr>
              <w:rFonts w:hint="eastAsia"/>
              <w:noProof/>
              <w:sz w:val="22"/>
              <w:szCs w:val="24"/>
              <w14:ligatures w14:val="standardContextual"/>
            </w:rPr>
          </w:pPr>
          <w:hyperlink w:anchor="_Toc228733102" w:history="1">
            <w:r w:rsidRPr="00677D7E">
              <w:rPr>
                <w:rStyle w:val="af3"/>
                <w:rFonts w:ascii="黑体" w:hAnsi="黑体"/>
                <w:noProof/>
              </w:rPr>
              <w:t>2.1</w:t>
            </w:r>
            <w:r w:rsidRPr="00677D7E">
              <w:rPr>
                <w:rStyle w:val="af3"/>
                <w:noProof/>
              </w:rPr>
              <w:t xml:space="preserve"> 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5CDF256" w14:textId="6B950D47" w:rsidR="005158DC" w:rsidRDefault="005158DC">
          <w:pPr>
            <w:pStyle w:val="TOC2"/>
            <w:tabs>
              <w:tab w:val="right" w:leader="dot" w:pos="8302"/>
            </w:tabs>
            <w:rPr>
              <w:rFonts w:hint="eastAsia"/>
              <w:noProof/>
              <w:sz w:val="22"/>
              <w:szCs w:val="24"/>
              <w14:ligatures w14:val="standardContextual"/>
            </w:rPr>
          </w:pPr>
          <w:hyperlink w:anchor="_Toc228733103" w:history="1">
            <w:r w:rsidRPr="00677D7E">
              <w:rPr>
                <w:rStyle w:val="af3"/>
                <w:noProof/>
              </w:rPr>
              <w:t>2.2 核心模块设计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8D69088" w14:textId="25E42AB4" w:rsidR="005158DC" w:rsidRDefault="005158DC">
          <w:pPr>
            <w:pStyle w:val="TOC1"/>
            <w:rPr>
              <w:rFonts w:hint="eastAsia"/>
              <w:b w:val="0"/>
              <w:noProof/>
              <w:sz w:val="22"/>
              <w:szCs w:val="24"/>
              <w14:ligatures w14:val="standardContextual"/>
            </w:rPr>
          </w:pPr>
          <w:hyperlink w:anchor="_Toc228733104" w:history="1">
            <w:r w:rsidRPr="00677D7E">
              <w:rPr>
                <w:rStyle w:val="af3"/>
                <w:noProof/>
              </w:rPr>
              <w:t>第三章 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A73803A" w14:textId="66ED194F" w:rsidR="005158DC" w:rsidRDefault="005158DC">
          <w:pPr>
            <w:pStyle w:val="TOC2"/>
            <w:tabs>
              <w:tab w:val="right" w:leader="dot" w:pos="8302"/>
            </w:tabs>
            <w:rPr>
              <w:rFonts w:hint="eastAsia"/>
              <w:noProof/>
              <w:sz w:val="22"/>
              <w:szCs w:val="24"/>
              <w14:ligatures w14:val="standardContextual"/>
            </w:rPr>
          </w:pPr>
          <w:hyperlink w:anchor="_Toc228733105" w:history="1">
            <w:r w:rsidRPr="00677D7E">
              <w:rPr>
                <w:rStyle w:val="af3"/>
                <w:noProof/>
              </w:rPr>
              <w:t>3.1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C0B3492" w14:textId="20F963BF" w:rsidR="005158DC" w:rsidRDefault="005158DC">
          <w:pPr>
            <w:pStyle w:val="TOC2"/>
            <w:tabs>
              <w:tab w:val="right" w:leader="dot" w:pos="8302"/>
            </w:tabs>
            <w:rPr>
              <w:rFonts w:hint="eastAsia"/>
              <w:noProof/>
              <w:sz w:val="22"/>
              <w:szCs w:val="24"/>
              <w14:ligatures w14:val="standardContextual"/>
            </w:rPr>
          </w:pPr>
          <w:hyperlink w:anchor="_Toc228733106" w:history="1">
            <w:r w:rsidRPr="00677D7E">
              <w:rPr>
                <w:rStyle w:val="af3"/>
                <w:noProof/>
                <w:lang w:bidi="ar"/>
              </w:rPr>
              <w:t>3.2 关键技术与算法设计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4EC967D" w14:textId="7B0E8BC6" w:rsidR="005158DC" w:rsidRDefault="005158DC">
          <w:pPr>
            <w:pStyle w:val="TOC2"/>
            <w:tabs>
              <w:tab w:val="right" w:leader="dot" w:pos="8302"/>
            </w:tabs>
            <w:rPr>
              <w:rFonts w:hint="eastAsia"/>
              <w:noProof/>
              <w:sz w:val="22"/>
              <w:szCs w:val="24"/>
              <w14:ligatures w14:val="standardContextual"/>
            </w:rPr>
          </w:pPr>
          <w:hyperlink w:anchor="_Toc228733107" w:history="1">
            <w:r w:rsidRPr="00677D7E">
              <w:rPr>
                <w:rStyle w:val="af3"/>
                <w:noProof/>
                <w:lang w:bidi="ar"/>
              </w:rPr>
              <w:t>3.3 基于 uni-app 与 Vue 3 的前端设计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355FDE5" w14:textId="5B789350" w:rsidR="005158DC" w:rsidRDefault="005158DC">
          <w:pPr>
            <w:pStyle w:val="TOC2"/>
            <w:tabs>
              <w:tab w:val="right" w:leader="dot" w:pos="8302"/>
            </w:tabs>
            <w:rPr>
              <w:rFonts w:hint="eastAsia"/>
              <w:noProof/>
              <w:sz w:val="22"/>
              <w:szCs w:val="24"/>
              <w14:ligatures w14:val="standardContextual"/>
            </w:rPr>
          </w:pPr>
          <w:hyperlink w:anchor="_Toc228733108" w:history="1">
            <w:r w:rsidRPr="00677D7E">
              <w:rPr>
                <w:rStyle w:val="af3"/>
                <w:noProof/>
              </w:rPr>
              <w:t>3.5 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4FA14C8" w14:textId="26D810D5" w:rsidR="005158DC" w:rsidRDefault="005158DC">
          <w:pPr>
            <w:pStyle w:val="TOC1"/>
            <w:rPr>
              <w:rFonts w:hint="eastAsia"/>
              <w:b w:val="0"/>
              <w:noProof/>
              <w:sz w:val="22"/>
              <w:szCs w:val="24"/>
              <w14:ligatures w14:val="standardContextual"/>
            </w:rPr>
          </w:pPr>
          <w:hyperlink w:anchor="_Toc228733109" w:history="1">
            <w:r w:rsidRPr="00677D7E">
              <w:rPr>
                <w:rStyle w:val="af3"/>
                <w:noProof/>
              </w:rPr>
              <w:t>第四章 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8FC0749" w14:textId="106AB548" w:rsidR="005158DC" w:rsidRDefault="005158DC">
          <w:pPr>
            <w:pStyle w:val="TOC2"/>
            <w:tabs>
              <w:tab w:val="right" w:leader="dot" w:pos="8302"/>
            </w:tabs>
            <w:rPr>
              <w:rFonts w:hint="eastAsia"/>
              <w:noProof/>
              <w:sz w:val="22"/>
              <w:szCs w:val="24"/>
              <w14:ligatures w14:val="standardContextual"/>
            </w:rPr>
          </w:pPr>
          <w:hyperlink w:anchor="_Toc228733110" w:history="1">
            <w:r w:rsidRPr="00677D7E">
              <w:rPr>
                <w:rStyle w:val="af3"/>
                <w:noProof/>
              </w:rPr>
              <w:t>4.1 用户端核心功能模块测试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67B0520F" w14:textId="265C9640" w:rsidR="005158DC" w:rsidRDefault="005158DC">
          <w:pPr>
            <w:pStyle w:val="TOC2"/>
            <w:tabs>
              <w:tab w:val="right" w:leader="dot" w:pos="8302"/>
            </w:tabs>
            <w:rPr>
              <w:rFonts w:hint="eastAsia"/>
              <w:noProof/>
              <w:sz w:val="22"/>
              <w:szCs w:val="24"/>
              <w14:ligatures w14:val="standardContextual"/>
            </w:rPr>
          </w:pPr>
          <w:hyperlink w:anchor="_Toc228733111" w:history="1">
            <w:r w:rsidRPr="00677D7E">
              <w:rPr>
                <w:rStyle w:val="af3"/>
                <w:noProof/>
              </w:rPr>
              <w:t>4.2 平台管理后台核心模块测试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24901C8" w14:textId="255411BE" w:rsidR="005158DC" w:rsidRDefault="005158DC">
          <w:pPr>
            <w:pStyle w:val="TOC2"/>
            <w:tabs>
              <w:tab w:val="right" w:leader="dot" w:pos="8302"/>
            </w:tabs>
            <w:rPr>
              <w:rFonts w:hint="eastAsia"/>
              <w:noProof/>
              <w:sz w:val="22"/>
              <w:szCs w:val="24"/>
              <w14:ligatures w14:val="standardContextual"/>
            </w:rPr>
          </w:pPr>
          <w:hyperlink w:anchor="_Toc228733112" w:history="1">
            <w:r w:rsidRPr="00677D7E">
              <w:rPr>
                <w:rStyle w:val="af3"/>
                <w:noProof/>
              </w:rPr>
              <w:t>4.3 可靠性测试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75D64AEB" w14:textId="2886A2FF" w:rsidR="005158DC" w:rsidRDefault="005158DC">
          <w:pPr>
            <w:pStyle w:val="TOC2"/>
            <w:tabs>
              <w:tab w:val="right" w:leader="dot" w:pos="8302"/>
            </w:tabs>
            <w:rPr>
              <w:rFonts w:hint="eastAsia"/>
              <w:noProof/>
              <w:sz w:val="22"/>
              <w:szCs w:val="24"/>
              <w14:ligatures w14:val="standardContextual"/>
            </w:rPr>
          </w:pPr>
          <w:hyperlink w:anchor="_Toc228733113" w:history="1">
            <w:r w:rsidRPr="00677D7E">
              <w:rPr>
                <w:rStyle w:val="af3"/>
                <w:noProof/>
              </w:rPr>
              <w:t>4.4 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904FD8D" w14:textId="226189C7" w:rsidR="005158DC" w:rsidRDefault="005158DC">
          <w:pPr>
            <w:pStyle w:val="TOC2"/>
            <w:tabs>
              <w:tab w:val="right" w:leader="dot" w:pos="8302"/>
            </w:tabs>
            <w:rPr>
              <w:rFonts w:hint="eastAsia"/>
              <w:noProof/>
              <w:sz w:val="22"/>
              <w:szCs w:val="24"/>
              <w14:ligatures w14:val="standardContextual"/>
            </w:rPr>
          </w:pPr>
          <w:hyperlink w:anchor="_Toc228733114" w:history="1">
            <w:r w:rsidRPr="00677D7E">
              <w:rPr>
                <w:rStyle w:val="af3"/>
                <w:noProof/>
              </w:rPr>
              <w:t>4.5 易用性测试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0F7FDE85" w14:textId="012B3835" w:rsidR="005158DC" w:rsidRDefault="005158DC">
          <w:pPr>
            <w:pStyle w:val="TOC1"/>
            <w:rPr>
              <w:rFonts w:hint="eastAsia"/>
              <w:b w:val="0"/>
              <w:noProof/>
              <w:sz w:val="22"/>
              <w:szCs w:val="24"/>
              <w14:ligatures w14:val="standardContextual"/>
            </w:rPr>
          </w:pPr>
          <w:hyperlink w:anchor="_Toc228733115" w:history="1">
            <w:r w:rsidRPr="00677D7E">
              <w:rPr>
                <w:rStyle w:val="af3"/>
                <w:noProof/>
              </w:rPr>
              <w:t>第五章 部署及使用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3788550E" w14:textId="1E051B13" w:rsidR="005158DC" w:rsidRDefault="005158DC">
          <w:pPr>
            <w:pStyle w:val="TOC2"/>
            <w:tabs>
              <w:tab w:val="right" w:leader="dot" w:pos="8302"/>
            </w:tabs>
            <w:rPr>
              <w:rFonts w:hint="eastAsia"/>
              <w:noProof/>
              <w:sz w:val="22"/>
              <w:szCs w:val="24"/>
              <w14:ligatures w14:val="standardContextual"/>
            </w:rPr>
          </w:pPr>
          <w:hyperlink w:anchor="_Toc228733116" w:history="1">
            <w:r w:rsidRPr="00677D7E">
              <w:rPr>
                <w:rStyle w:val="af3"/>
                <w:noProof/>
              </w:rPr>
              <w:t>5.1 部署环境要求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0433D188" w14:textId="3B9F9CB8" w:rsidR="005158DC" w:rsidRDefault="005158DC">
          <w:pPr>
            <w:pStyle w:val="TOC2"/>
            <w:tabs>
              <w:tab w:val="right" w:leader="dot" w:pos="8302"/>
            </w:tabs>
            <w:rPr>
              <w:rFonts w:hint="eastAsia"/>
              <w:noProof/>
              <w:sz w:val="22"/>
              <w:szCs w:val="24"/>
              <w14:ligatures w14:val="standardContextual"/>
            </w:rPr>
          </w:pPr>
          <w:hyperlink w:anchor="_Toc228733117" w:history="1">
            <w:r w:rsidRPr="00677D7E">
              <w:rPr>
                <w:rStyle w:val="af3"/>
                <w:noProof/>
              </w:rPr>
              <w:t>5.2 系统部署流程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52FA00E8" w14:textId="0389C12E" w:rsidR="005158DC" w:rsidRDefault="005158DC">
          <w:pPr>
            <w:pStyle w:val="TOC2"/>
            <w:tabs>
              <w:tab w:val="right" w:leader="dot" w:pos="8302"/>
            </w:tabs>
            <w:rPr>
              <w:rFonts w:hint="eastAsia"/>
              <w:noProof/>
              <w:sz w:val="22"/>
              <w:szCs w:val="24"/>
              <w14:ligatures w14:val="standardContextual"/>
            </w:rPr>
          </w:pPr>
          <w:hyperlink w:anchor="_Toc228733118" w:history="1">
            <w:r w:rsidRPr="00677D7E">
              <w:rPr>
                <w:rStyle w:val="af3"/>
                <w:noProof/>
              </w:rPr>
              <w:t>5.3 上线使用说明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C01AE74" w14:textId="54FA3201" w:rsidR="005158DC" w:rsidRDefault="005158DC">
          <w:pPr>
            <w:pStyle w:val="TOC1"/>
            <w:rPr>
              <w:rFonts w:hint="eastAsia"/>
              <w:b w:val="0"/>
              <w:noProof/>
              <w:sz w:val="22"/>
              <w:szCs w:val="24"/>
              <w14:ligatures w14:val="standardContextual"/>
            </w:rPr>
          </w:pPr>
          <w:hyperlink w:anchor="_Toc228733119" w:history="1">
            <w:r w:rsidRPr="00677D7E">
              <w:rPr>
                <w:rStyle w:val="af3"/>
                <w:noProof/>
              </w:rPr>
              <w:t>第六章 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78E80BE" w14:textId="19DE21ED" w:rsidR="005158DC" w:rsidRDefault="005158DC">
          <w:pPr>
            <w:pStyle w:val="TOC1"/>
            <w:rPr>
              <w:rFonts w:hint="eastAsia"/>
              <w:b w:val="0"/>
              <w:noProof/>
              <w:sz w:val="22"/>
              <w:szCs w:val="24"/>
              <w14:ligatures w14:val="standardContextual"/>
            </w:rPr>
          </w:pPr>
          <w:hyperlink w:anchor="_Toc228733120" w:history="1">
            <w:r w:rsidRPr="00677D7E">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_Toc228733120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41FB09C" w14:textId="40EDC261" w:rsidR="00BB437A" w:rsidRDefault="00BB437A">
          <w:pPr>
            <w:rPr>
              <w:rFonts w:hint="eastAsia"/>
            </w:rPr>
          </w:pPr>
          <w:r>
            <w:rPr>
              <w:b/>
              <w:bCs/>
              <w:lang w:val="zh-CN"/>
            </w:rPr>
            <w:fldChar w:fldCharType="end"/>
          </w:r>
        </w:p>
      </w:sdtContent>
    </w:sdt>
    <w:p w14:paraId="560E2C8D" w14:textId="77777777" w:rsidR="007A5A56" w:rsidRDefault="007A5A56">
      <w:pPr>
        <w:widowControl/>
        <w:jc w:val="left"/>
        <w:rPr>
          <w:rFonts w:eastAsia="黑体" w:hint="eastAsia"/>
          <w:bCs/>
          <w:kern w:val="44"/>
          <w:sz w:val="44"/>
          <w:szCs w:val="44"/>
        </w:rPr>
      </w:pPr>
      <w:r>
        <w:rPr>
          <w:rFonts w:hint="eastAsia"/>
        </w:rPr>
        <w:br w:type="page"/>
      </w:r>
    </w:p>
    <w:p w14:paraId="2526AD4A" w14:textId="13CA6194" w:rsidR="003E056B" w:rsidRDefault="00000000">
      <w:pPr>
        <w:pStyle w:val="1"/>
        <w:numPr>
          <w:ilvl w:val="0"/>
          <w:numId w:val="0"/>
        </w:numPr>
        <w:ind w:left="1545" w:hanging="1545"/>
        <w:jc w:val="center"/>
        <w:rPr>
          <w:rFonts w:hint="eastAsia"/>
          <w:lang w:val="en-US"/>
        </w:rPr>
      </w:pPr>
      <w:bookmarkStart w:id="34" w:name="_Toc228733100"/>
      <w:r>
        <w:rPr>
          <w:rFonts w:hint="eastAsia"/>
          <w:lang w:val="en-US"/>
        </w:rPr>
        <w:lastRenderedPageBreak/>
        <w:t>第一章</w:t>
      </w:r>
      <w:r>
        <w:rPr>
          <w:rFonts w:hint="eastAsia"/>
          <w:lang w:val="en-US"/>
        </w:rPr>
        <w:t xml:space="preserve"> </w:t>
      </w:r>
      <w:r>
        <w:rPr>
          <w:rFonts w:hint="eastAsia"/>
          <w:lang w:val="en-US"/>
        </w:rPr>
        <w:t>需求分析</w:t>
      </w:r>
      <w:bookmarkEnd w:id="34"/>
    </w:p>
    <w:p w14:paraId="57D2C3CD" w14:textId="77777777" w:rsidR="003E056B" w:rsidRPr="007A5A56" w:rsidRDefault="00000000" w:rsidP="007A5A56">
      <w:pPr>
        <w:spacing w:line="360" w:lineRule="auto"/>
        <w:ind w:firstLineChars="200" w:firstLine="480"/>
        <w:rPr>
          <w:rFonts w:ascii="Times New Roman" w:eastAsia="宋体" w:hAnsi="Times New Roman" w:cs="Times New Roman"/>
          <w:bCs/>
          <w:kern w:val="44"/>
          <w:sz w:val="24"/>
          <w:szCs w:val="24"/>
        </w:rPr>
      </w:pPr>
      <w:r w:rsidRPr="007A5A56">
        <w:rPr>
          <w:rFonts w:ascii="Times New Roman" w:eastAsia="宋体" w:hAnsi="Times New Roman" w:cs="Times New Roman"/>
          <w:bCs/>
          <w:kern w:val="44"/>
          <w:sz w:val="24"/>
          <w:szCs w:val="24"/>
        </w:rPr>
        <w:t>近年来，我国新兴产业呈现蓬勃发展态势，成为推动经济高质量发展的新引擎、培育新质生产力的重要载体。</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十五五</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时期作为我国基本实现社会主义现代化的关键衔接阶段，建设现代化产业体系、推动产业体系整体跃升，已明确成为国家重要战略任务，是夯实中国式现代化物质技术基础的核心举措之一</w:t>
      </w:r>
      <w:r w:rsidRPr="007A5A56">
        <w:rPr>
          <w:rStyle w:val="af2"/>
          <w:rFonts w:ascii="Times New Roman" w:eastAsia="宋体" w:hAnsi="Times New Roman" w:cs="Times New Roman"/>
          <w:bCs/>
          <w:kern w:val="44"/>
          <w:sz w:val="24"/>
          <w:szCs w:val="24"/>
        </w:rPr>
        <w:endnoteReference w:id="1"/>
      </w:r>
      <w:r w:rsidRPr="007A5A56">
        <w:rPr>
          <w:rStyle w:val="af2"/>
          <w:rFonts w:ascii="Times New Roman" w:eastAsia="宋体" w:hAnsi="Times New Roman" w:cs="Times New Roman"/>
          <w:bCs/>
          <w:kern w:val="44"/>
          <w:sz w:val="24"/>
          <w:szCs w:val="24"/>
        </w:rPr>
        <w:endnoteReference w:id="2"/>
      </w:r>
      <w:r w:rsidRPr="007A5A56">
        <w:rPr>
          <w:rFonts w:ascii="Times New Roman" w:eastAsia="宋体" w:hAnsi="Times New Roman" w:cs="Times New Roman"/>
          <w:bCs/>
          <w:kern w:val="44"/>
          <w:sz w:val="24"/>
          <w:szCs w:val="24"/>
        </w:rPr>
        <w:t>。充电</w:t>
      </w:r>
      <w:proofErr w:type="gramStart"/>
      <w:r w:rsidRPr="007A5A56">
        <w:rPr>
          <w:rFonts w:ascii="Times New Roman" w:eastAsia="宋体" w:hAnsi="Times New Roman" w:cs="Times New Roman"/>
          <w:bCs/>
          <w:kern w:val="44"/>
          <w:sz w:val="24"/>
          <w:szCs w:val="24"/>
        </w:rPr>
        <w:t>桩产业</w:t>
      </w:r>
      <w:proofErr w:type="gramEnd"/>
      <w:r w:rsidRPr="007A5A56">
        <w:rPr>
          <w:rFonts w:ascii="Times New Roman" w:eastAsia="宋体" w:hAnsi="Times New Roman" w:cs="Times New Roman"/>
          <w:bCs/>
          <w:kern w:val="44"/>
          <w:sz w:val="24"/>
          <w:szCs w:val="24"/>
        </w:rPr>
        <w:t>作为新能源产业的重要支撑、新型基础设施建设的重点领域，既是交通能源融合发展的关键载体，也是助力</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双碳</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目标实现、推动交通运输绿色低碳转型的重要支撑，在政策引导、技术创新与市场需求的多重驱动下，展现出极为广阔的发展前景与巨大的产业潜力</w:t>
      </w:r>
      <w:r w:rsidRPr="007A5A56">
        <w:rPr>
          <w:rStyle w:val="af2"/>
          <w:rFonts w:ascii="Times New Roman" w:eastAsia="宋体" w:hAnsi="Times New Roman" w:cs="Times New Roman"/>
          <w:bCs/>
          <w:kern w:val="44"/>
          <w:sz w:val="24"/>
          <w:szCs w:val="24"/>
        </w:rPr>
        <w:endnoteReference w:id="3"/>
      </w:r>
      <w:r w:rsidRPr="007A5A56">
        <w:rPr>
          <w:rStyle w:val="af2"/>
          <w:rFonts w:ascii="Times New Roman" w:eastAsia="宋体" w:hAnsi="Times New Roman" w:cs="Times New Roman"/>
          <w:bCs/>
          <w:kern w:val="44"/>
          <w:sz w:val="24"/>
          <w:szCs w:val="24"/>
        </w:rPr>
        <w:endnoteReference w:id="4"/>
      </w:r>
      <w:r w:rsidRPr="007A5A56">
        <w:rPr>
          <w:rFonts w:ascii="Times New Roman" w:eastAsia="宋体" w:hAnsi="Times New Roman" w:cs="Times New Roman"/>
          <w:bCs/>
          <w:kern w:val="44"/>
          <w:sz w:val="24"/>
          <w:szCs w:val="24"/>
        </w:rPr>
        <w:t>。</w:t>
      </w:r>
    </w:p>
    <w:p w14:paraId="4BAE7A18" w14:textId="77777777" w:rsidR="003E056B" w:rsidRPr="007A5A56" w:rsidRDefault="00000000" w:rsidP="007A5A56">
      <w:pPr>
        <w:spacing w:line="360" w:lineRule="auto"/>
        <w:ind w:firstLineChars="200" w:firstLine="480"/>
        <w:rPr>
          <w:rFonts w:ascii="Times New Roman" w:eastAsia="宋体" w:hAnsi="Times New Roman" w:cs="Times New Roman"/>
          <w:bCs/>
          <w:kern w:val="44"/>
          <w:sz w:val="24"/>
          <w:szCs w:val="24"/>
        </w:rPr>
      </w:pPr>
      <w:r w:rsidRPr="007A5A56">
        <w:rPr>
          <w:rFonts w:ascii="Times New Roman" w:eastAsia="宋体" w:hAnsi="Times New Roman" w:cs="Times New Roman"/>
          <w:bCs/>
          <w:kern w:val="44"/>
          <w:sz w:val="24"/>
          <w:szCs w:val="24"/>
        </w:rPr>
        <w:t>调研显示，目前面向新能源汽车充电服务的平台市场产品众多，如表</w:t>
      </w:r>
      <w:r w:rsidRPr="007A5A56">
        <w:rPr>
          <w:rFonts w:ascii="Times New Roman" w:eastAsia="宋体" w:hAnsi="Times New Roman" w:cs="Times New Roman"/>
          <w:bCs/>
          <w:kern w:val="44"/>
          <w:sz w:val="24"/>
          <w:szCs w:val="24"/>
        </w:rPr>
        <w:t xml:space="preserve"> 1-1 </w:t>
      </w:r>
      <w:r w:rsidRPr="007A5A56">
        <w:rPr>
          <w:rFonts w:ascii="Times New Roman" w:eastAsia="宋体" w:hAnsi="Times New Roman" w:cs="Times New Roman"/>
          <w:bCs/>
          <w:kern w:val="44"/>
          <w:sz w:val="24"/>
          <w:szCs w:val="24"/>
        </w:rPr>
        <w:t>所示。然而，现有产品均存在明显不足，包括：</w:t>
      </w:r>
      <w:r w:rsidRPr="007A5A56">
        <w:rPr>
          <w:rFonts w:ascii="Cambria Math" w:eastAsia="宋体" w:hAnsi="Cambria Math" w:cs="Cambria Math"/>
          <w:b/>
          <w:kern w:val="44"/>
          <w:sz w:val="24"/>
          <w:szCs w:val="24"/>
        </w:rPr>
        <w:t>①</w:t>
      </w:r>
      <w:r w:rsidRPr="007A5A56">
        <w:rPr>
          <w:rFonts w:ascii="Times New Roman" w:eastAsia="宋体" w:hAnsi="Times New Roman" w:cs="Times New Roman"/>
          <w:b/>
          <w:kern w:val="44"/>
          <w:sz w:val="24"/>
          <w:szCs w:val="24"/>
        </w:rPr>
        <w:t>多数平台偏向单一车主用户或运营方使用</w:t>
      </w:r>
      <w:r w:rsidRPr="007A5A56">
        <w:rPr>
          <w:rFonts w:ascii="Times New Roman" w:eastAsia="宋体" w:hAnsi="Times New Roman" w:cs="Times New Roman"/>
          <w:bCs/>
          <w:kern w:val="44"/>
          <w:sz w:val="24"/>
          <w:szCs w:val="24"/>
        </w:rPr>
        <w:t>，难以同时兼顾车主出行充电、</w:t>
      </w:r>
      <w:proofErr w:type="gramStart"/>
      <w:r w:rsidRPr="007A5A56">
        <w:rPr>
          <w:rFonts w:ascii="Times New Roman" w:eastAsia="宋体" w:hAnsi="Times New Roman" w:cs="Times New Roman"/>
          <w:bCs/>
          <w:kern w:val="44"/>
          <w:sz w:val="24"/>
          <w:szCs w:val="24"/>
        </w:rPr>
        <w:t>桩主共享</w:t>
      </w:r>
      <w:proofErr w:type="gramEnd"/>
      <w:r w:rsidRPr="007A5A56">
        <w:rPr>
          <w:rFonts w:ascii="Times New Roman" w:eastAsia="宋体" w:hAnsi="Times New Roman" w:cs="Times New Roman"/>
          <w:bCs/>
          <w:kern w:val="44"/>
          <w:sz w:val="24"/>
          <w:szCs w:val="24"/>
        </w:rPr>
        <w:t>运营、后台管理运维三方需求；</w:t>
      </w:r>
      <w:r w:rsidRPr="007A5A56">
        <w:rPr>
          <w:rFonts w:ascii="Cambria Math" w:eastAsia="宋体" w:hAnsi="Cambria Math" w:cs="Cambria Math"/>
          <w:b/>
          <w:kern w:val="44"/>
          <w:sz w:val="24"/>
          <w:szCs w:val="24"/>
        </w:rPr>
        <w:t>②</w:t>
      </w:r>
      <w:r w:rsidRPr="007A5A56">
        <w:rPr>
          <w:rFonts w:ascii="Times New Roman" w:eastAsia="宋体" w:hAnsi="Times New Roman" w:cs="Times New Roman"/>
          <w:b/>
          <w:kern w:val="44"/>
          <w:sz w:val="24"/>
          <w:szCs w:val="24"/>
        </w:rPr>
        <w:t>智能路线规划功能基础简陋</w:t>
      </w:r>
      <w:r w:rsidRPr="007A5A56">
        <w:rPr>
          <w:rFonts w:ascii="Times New Roman" w:eastAsia="宋体" w:hAnsi="Times New Roman" w:cs="Times New Roman"/>
          <w:bCs/>
          <w:kern w:val="44"/>
          <w:sz w:val="24"/>
          <w:szCs w:val="24"/>
        </w:rPr>
        <w:t>，缺少多维度关键词筛选能力，路径规划不够智能精准；</w:t>
      </w:r>
      <w:r w:rsidRPr="007A5A56">
        <w:rPr>
          <w:rFonts w:ascii="Cambria Math" w:eastAsia="宋体" w:hAnsi="Cambria Math" w:cs="Cambria Math"/>
          <w:b/>
          <w:kern w:val="44"/>
          <w:sz w:val="24"/>
          <w:szCs w:val="24"/>
        </w:rPr>
        <w:t>③</w:t>
      </w:r>
      <w:r w:rsidRPr="007A5A56">
        <w:rPr>
          <w:rFonts w:ascii="Times New Roman" w:eastAsia="宋体" w:hAnsi="Times New Roman" w:cs="Times New Roman"/>
          <w:b/>
          <w:kern w:val="44"/>
          <w:sz w:val="24"/>
          <w:szCs w:val="24"/>
        </w:rPr>
        <w:t>车对</w:t>
      </w:r>
      <w:proofErr w:type="gramStart"/>
      <w:r w:rsidRPr="007A5A56">
        <w:rPr>
          <w:rFonts w:ascii="Times New Roman" w:eastAsia="宋体" w:hAnsi="Times New Roman" w:cs="Times New Roman"/>
          <w:b/>
          <w:kern w:val="44"/>
          <w:sz w:val="24"/>
          <w:szCs w:val="24"/>
        </w:rPr>
        <w:t>车互充功能</w:t>
      </w:r>
      <w:proofErr w:type="gramEnd"/>
      <w:r w:rsidRPr="007A5A56">
        <w:rPr>
          <w:rFonts w:ascii="Times New Roman" w:eastAsia="宋体" w:hAnsi="Times New Roman" w:cs="Times New Roman"/>
          <w:b/>
          <w:kern w:val="44"/>
          <w:sz w:val="24"/>
          <w:szCs w:val="24"/>
        </w:rPr>
        <w:t>覆盖不全</w:t>
      </w:r>
      <w:r w:rsidRPr="007A5A56">
        <w:rPr>
          <w:rFonts w:ascii="Times New Roman" w:eastAsia="宋体" w:hAnsi="Times New Roman" w:cs="Times New Roman"/>
          <w:bCs/>
          <w:kern w:val="44"/>
          <w:sz w:val="24"/>
          <w:szCs w:val="24"/>
        </w:rPr>
        <w:t>，多数主流平台未开放该服务，应急补电能力缺失；</w:t>
      </w:r>
      <w:r w:rsidRPr="007A5A56">
        <w:rPr>
          <w:rFonts w:ascii="Cambria Math" w:eastAsia="宋体" w:hAnsi="Cambria Math" w:cs="Cambria Math"/>
          <w:b/>
          <w:kern w:val="44"/>
          <w:sz w:val="24"/>
          <w:szCs w:val="24"/>
        </w:rPr>
        <w:t>④</w:t>
      </w:r>
      <w:r w:rsidRPr="007A5A56">
        <w:rPr>
          <w:rFonts w:ascii="Times New Roman" w:eastAsia="宋体" w:hAnsi="Times New Roman" w:cs="Times New Roman"/>
          <w:b/>
          <w:kern w:val="44"/>
          <w:sz w:val="24"/>
          <w:szCs w:val="24"/>
        </w:rPr>
        <w:t>紧急呼叫机制不完善</w:t>
      </w:r>
      <w:r w:rsidRPr="007A5A56">
        <w:rPr>
          <w:rFonts w:ascii="Times New Roman" w:eastAsia="宋体" w:hAnsi="Times New Roman" w:cs="Times New Roman"/>
          <w:bCs/>
          <w:kern w:val="44"/>
          <w:sz w:val="24"/>
          <w:szCs w:val="24"/>
        </w:rPr>
        <w:t>，大多未对接后台工作人员，响应链路模糊、处理效率低下；</w:t>
      </w:r>
      <w:r w:rsidRPr="007A5A56">
        <w:rPr>
          <w:rFonts w:ascii="Cambria Math" w:eastAsia="宋体" w:hAnsi="Cambria Math" w:cs="Cambria Math"/>
          <w:b/>
          <w:kern w:val="44"/>
          <w:sz w:val="24"/>
          <w:szCs w:val="24"/>
        </w:rPr>
        <w:t>⑤</w:t>
      </w:r>
      <w:r w:rsidRPr="007A5A56">
        <w:rPr>
          <w:rFonts w:ascii="Times New Roman" w:eastAsia="宋体" w:hAnsi="Times New Roman" w:cs="Times New Roman"/>
          <w:b/>
          <w:kern w:val="44"/>
          <w:sz w:val="24"/>
          <w:szCs w:val="24"/>
        </w:rPr>
        <w:t>普遍缺少智能化客服服务</w:t>
      </w:r>
      <w:r w:rsidRPr="007A5A56">
        <w:rPr>
          <w:rFonts w:ascii="Times New Roman" w:eastAsia="宋体" w:hAnsi="Times New Roman" w:cs="Times New Roman"/>
          <w:bCs/>
          <w:kern w:val="44"/>
          <w:sz w:val="24"/>
          <w:szCs w:val="24"/>
        </w:rPr>
        <w:t>，用户遇到操作问题无法及时咨询，个性化服务能力薄弱；</w:t>
      </w:r>
      <w:r w:rsidRPr="007A5A56">
        <w:rPr>
          <w:rFonts w:ascii="Cambria Math" w:eastAsia="宋体" w:hAnsi="Cambria Math" w:cs="Cambria Math"/>
          <w:b/>
          <w:kern w:val="44"/>
          <w:sz w:val="24"/>
          <w:szCs w:val="24"/>
        </w:rPr>
        <w:t>⑥</w:t>
      </w:r>
      <w:r w:rsidRPr="007A5A56">
        <w:rPr>
          <w:rFonts w:ascii="Times New Roman" w:eastAsia="宋体" w:hAnsi="Times New Roman" w:cs="Times New Roman"/>
          <w:b/>
          <w:kern w:val="44"/>
          <w:sz w:val="24"/>
          <w:szCs w:val="24"/>
        </w:rPr>
        <w:t>功能同质化严重</w:t>
      </w:r>
      <w:r w:rsidRPr="007A5A56">
        <w:rPr>
          <w:rFonts w:ascii="Times New Roman" w:eastAsia="宋体" w:hAnsi="Times New Roman" w:cs="Times New Roman"/>
          <w:bCs/>
          <w:kern w:val="44"/>
          <w:sz w:val="24"/>
          <w:szCs w:val="24"/>
        </w:rPr>
        <w:t>，部分平台生态封闭通用性差、桩位更新不及时、高级功能付费门槛高、客服响应慢等问题突出。</w:t>
      </w:r>
    </w:p>
    <w:p w14:paraId="7F8ED6C3" w14:textId="77777777" w:rsidR="003E056B" w:rsidRPr="007A5A56" w:rsidRDefault="00000000" w:rsidP="007A5A56">
      <w:pPr>
        <w:spacing w:line="360" w:lineRule="auto"/>
        <w:ind w:firstLineChars="200" w:firstLine="480"/>
        <w:rPr>
          <w:rFonts w:ascii="Times New Roman" w:eastAsia="宋体" w:hAnsi="Times New Roman" w:cs="Times New Roman"/>
          <w:bCs/>
          <w:kern w:val="44"/>
          <w:sz w:val="24"/>
          <w:szCs w:val="24"/>
        </w:rPr>
      </w:pPr>
      <w:r w:rsidRPr="007A5A56">
        <w:rPr>
          <w:rFonts w:ascii="Times New Roman" w:eastAsia="宋体" w:hAnsi="Times New Roman" w:cs="Times New Roman"/>
          <w:bCs/>
          <w:kern w:val="44"/>
          <w:sz w:val="24"/>
          <w:szCs w:val="24"/>
        </w:rPr>
        <w:t>针对上述现状与痛点，</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八方互充</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电车车主智慧服务平台</w:t>
      </w:r>
      <w:r w:rsidRPr="007A5A56">
        <w:rPr>
          <w:rFonts w:ascii="Times New Roman" w:eastAsia="宋体" w:hAnsi="Times New Roman" w:cs="Times New Roman"/>
          <w:bCs/>
          <w:kern w:val="44"/>
          <w:sz w:val="24"/>
          <w:szCs w:val="24"/>
        </w:rPr>
        <w:t>”</w:t>
      </w:r>
      <w:r w:rsidRPr="007A5A56">
        <w:rPr>
          <w:rFonts w:ascii="Times New Roman" w:eastAsia="宋体" w:hAnsi="Times New Roman" w:cs="Times New Roman"/>
          <w:bCs/>
          <w:kern w:val="44"/>
          <w:sz w:val="24"/>
          <w:szCs w:val="24"/>
        </w:rPr>
        <w:t>以数字化智能技术为核心，搭建用户移动端与管理后台双端联动体系，深度融合车主出行充电、私桩共享运营、后台高效管理三方需求。通过便捷化交互设计提升用户使用体验，借助智能数字化技术实现人机协同服务，并</w:t>
      </w:r>
      <w:proofErr w:type="gramStart"/>
      <w:r w:rsidRPr="007A5A56">
        <w:rPr>
          <w:rFonts w:ascii="Times New Roman" w:eastAsia="宋体" w:hAnsi="Times New Roman" w:cs="Times New Roman"/>
          <w:bCs/>
          <w:kern w:val="44"/>
          <w:sz w:val="24"/>
          <w:szCs w:val="24"/>
        </w:rPr>
        <w:t>构建全</w:t>
      </w:r>
      <w:proofErr w:type="gramEnd"/>
      <w:r w:rsidRPr="007A5A56">
        <w:rPr>
          <w:rFonts w:ascii="Times New Roman" w:eastAsia="宋体" w:hAnsi="Times New Roman" w:cs="Times New Roman"/>
          <w:bCs/>
          <w:kern w:val="44"/>
          <w:sz w:val="24"/>
          <w:szCs w:val="24"/>
        </w:rPr>
        <w:t>场景智慧充电服务环境，系统提供如下特色功能：</w:t>
      </w:r>
    </w:p>
    <w:p w14:paraId="25D1F432"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t>1</w:t>
      </w:r>
      <w:r w:rsidRPr="007A5A56">
        <w:rPr>
          <w:rFonts w:ascii="Times New Roman" w:eastAsia="宋体" w:hAnsi="Times New Roman" w:cs="Times New Roman"/>
          <w:b/>
          <w:kern w:val="44"/>
          <w:sz w:val="24"/>
          <w:szCs w:val="24"/>
        </w:rPr>
        <w:t>）依托地理位置算法、用户出行画像与实时路况数据，构建关键词筛选智能路径规划体系，支持功率、电价、空闲状态等多条件精准筛选桩位，结合出行目的地智能规划最优充电路线，帮助车主快速找到合适桩位，高效解决找桩难、路线绕路等问题；</w:t>
      </w:r>
    </w:p>
    <w:p w14:paraId="0291F7A9"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t>2</w:t>
      </w:r>
      <w:r w:rsidRPr="007A5A56">
        <w:rPr>
          <w:rFonts w:ascii="Times New Roman" w:eastAsia="宋体" w:hAnsi="Times New Roman" w:cs="Times New Roman"/>
          <w:b/>
          <w:kern w:val="44"/>
          <w:sz w:val="24"/>
          <w:szCs w:val="24"/>
        </w:rPr>
        <w:t>）基于物联网互联技术、车辆数据互通机制，实现车对车应急互充补电功能，支持车主之间应急电量互助，有效缓解半路亏电、续航焦虑等出行难题；</w:t>
      </w:r>
    </w:p>
    <w:p w14:paraId="34D6CB89"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lastRenderedPageBreak/>
        <w:t>3</w:t>
      </w:r>
      <w:r w:rsidRPr="007A5A56">
        <w:rPr>
          <w:rFonts w:ascii="Times New Roman" w:eastAsia="宋体" w:hAnsi="Times New Roman" w:cs="Times New Roman"/>
          <w:b/>
          <w:kern w:val="44"/>
          <w:sz w:val="24"/>
          <w:szCs w:val="24"/>
        </w:rPr>
        <w:t>）搭建面向后台工作人员的专属紧急救援呼叫通道，用户一键即可上报故障、应急求助，后台管理人员实时接收工单、快速响应处理，完善应急保障服务链路；</w:t>
      </w:r>
    </w:p>
    <w:p w14:paraId="2F4B2901"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t>4</w:t>
      </w:r>
      <w:r w:rsidRPr="007A5A56">
        <w:rPr>
          <w:rFonts w:ascii="Times New Roman" w:eastAsia="宋体" w:hAnsi="Times New Roman" w:cs="Times New Roman"/>
          <w:b/>
          <w:kern w:val="44"/>
          <w:sz w:val="24"/>
          <w:szCs w:val="24"/>
        </w:rPr>
        <w:t>）集成大模型</w:t>
      </w:r>
      <w:r w:rsidRPr="007A5A56">
        <w:rPr>
          <w:rFonts w:ascii="Times New Roman" w:eastAsia="宋体" w:hAnsi="Times New Roman" w:cs="Times New Roman"/>
          <w:b/>
          <w:kern w:val="44"/>
          <w:sz w:val="24"/>
          <w:szCs w:val="24"/>
        </w:rPr>
        <w:t xml:space="preserve">AI </w:t>
      </w:r>
      <w:r w:rsidRPr="007A5A56">
        <w:rPr>
          <w:rFonts w:ascii="Times New Roman" w:eastAsia="宋体" w:hAnsi="Times New Roman" w:cs="Times New Roman"/>
          <w:b/>
          <w:kern w:val="44"/>
          <w:sz w:val="24"/>
          <w:szCs w:val="24"/>
        </w:rPr>
        <w:t>智能客服功能，可全方位解答平台各项操作使用问题，结合用户用车充电习惯提供个性化咨询引导与充电建议，</w:t>
      </w:r>
      <w:r w:rsidRPr="007A5A56">
        <w:rPr>
          <w:rFonts w:ascii="Times New Roman" w:eastAsia="宋体" w:hAnsi="Times New Roman" w:cs="Times New Roman"/>
          <w:b/>
          <w:kern w:val="44"/>
          <w:sz w:val="24"/>
          <w:szCs w:val="24"/>
        </w:rPr>
        <w:t xml:space="preserve">7×24 </w:t>
      </w:r>
      <w:r w:rsidRPr="007A5A56">
        <w:rPr>
          <w:rFonts w:ascii="Times New Roman" w:eastAsia="宋体" w:hAnsi="Times New Roman" w:cs="Times New Roman"/>
          <w:b/>
          <w:kern w:val="44"/>
          <w:sz w:val="24"/>
          <w:szCs w:val="24"/>
        </w:rPr>
        <w:t>小时解决用户使用困惑；</w:t>
      </w:r>
    </w:p>
    <w:p w14:paraId="7170DADC"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t>5</w:t>
      </w:r>
      <w:r w:rsidRPr="007A5A56">
        <w:rPr>
          <w:rFonts w:ascii="Times New Roman" w:eastAsia="宋体" w:hAnsi="Times New Roman" w:cs="Times New Roman"/>
          <w:b/>
          <w:kern w:val="44"/>
          <w:sz w:val="24"/>
          <w:szCs w:val="24"/>
        </w:rPr>
        <w:t>）支持公桩查询、私桩共享、车辆认证、订单管理、数据统计分析等基础运营功能，后台可完成桩位审核、工单处理、用户管理等工作，全面提升运营管理效率；</w:t>
      </w:r>
    </w:p>
    <w:p w14:paraId="11891F6A" w14:textId="77777777" w:rsidR="003E056B" w:rsidRPr="007A5A56" w:rsidRDefault="00000000" w:rsidP="007A5A56">
      <w:pPr>
        <w:spacing w:line="360" w:lineRule="auto"/>
        <w:ind w:firstLineChars="200" w:firstLine="482"/>
        <w:rPr>
          <w:rFonts w:ascii="Times New Roman" w:eastAsia="宋体" w:hAnsi="Times New Roman" w:cs="Times New Roman"/>
          <w:b/>
          <w:kern w:val="44"/>
          <w:sz w:val="24"/>
          <w:szCs w:val="24"/>
        </w:rPr>
      </w:pPr>
      <w:r w:rsidRPr="007A5A56">
        <w:rPr>
          <w:rFonts w:ascii="Times New Roman" w:eastAsia="宋体" w:hAnsi="Times New Roman" w:cs="Times New Roman"/>
          <w:b/>
          <w:kern w:val="44"/>
          <w:sz w:val="24"/>
          <w:szCs w:val="24"/>
        </w:rPr>
        <w:t>6</w:t>
      </w:r>
      <w:r w:rsidRPr="007A5A56">
        <w:rPr>
          <w:rFonts w:ascii="Times New Roman" w:eastAsia="宋体" w:hAnsi="Times New Roman" w:cs="Times New Roman"/>
          <w:b/>
          <w:kern w:val="44"/>
          <w:sz w:val="24"/>
          <w:szCs w:val="24"/>
        </w:rPr>
        <w:t>）移动端集成智能找桩、路线规划、车车互充、紧急呼叫、</w:t>
      </w:r>
      <w:r w:rsidRPr="007A5A56">
        <w:rPr>
          <w:rFonts w:ascii="Times New Roman" w:eastAsia="宋体" w:hAnsi="Times New Roman" w:cs="Times New Roman"/>
          <w:b/>
          <w:kern w:val="44"/>
          <w:sz w:val="24"/>
          <w:szCs w:val="24"/>
        </w:rPr>
        <w:t xml:space="preserve">AI </w:t>
      </w:r>
      <w:r w:rsidRPr="007A5A56">
        <w:rPr>
          <w:rFonts w:ascii="Times New Roman" w:eastAsia="宋体" w:hAnsi="Times New Roman" w:cs="Times New Roman"/>
          <w:b/>
          <w:kern w:val="44"/>
          <w:sz w:val="24"/>
          <w:szCs w:val="24"/>
        </w:rPr>
        <w:t>客服、预约充电等功能，随时随地满足车主日常出行充电与应急保障需求。</w:t>
      </w:r>
    </w:p>
    <w:p w14:paraId="5486D1CA" w14:textId="77777777" w:rsidR="003E056B" w:rsidRPr="007A5A56" w:rsidRDefault="00000000" w:rsidP="007A5A56">
      <w:pPr>
        <w:pStyle w:val="a3"/>
        <w:jc w:val="center"/>
        <w:rPr>
          <w:rFonts w:ascii="黑体" w:hAnsi="黑体" w:cs="宋体" w:hint="eastAsia"/>
          <w:bCs/>
          <w:kern w:val="44"/>
          <w:sz w:val="21"/>
          <w:szCs w:val="21"/>
        </w:rPr>
      </w:pPr>
      <w:r w:rsidRPr="007A5A56">
        <w:rPr>
          <w:rFonts w:ascii="黑体" w:hAnsi="黑体"/>
        </w:rPr>
        <w:t xml:space="preserve">表 </w:t>
      </w:r>
      <w:r w:rsidRPr="007A5A56">
        <w:rPr>
          <w:rFonts w:ascii="黑体" w:hAnsi="黑体"/>
        </w:rPr>
        <w:fldChar w:fldCharType="begin"/>
      </w:r>
      <w:r w:rsidRPr="007A5A56">
        <w:rPr>
          <w:rFonts w:ascii="黑体" w:hAnsi="黑体"/>
        </w:rPr>
        <w:instrText xml:space="preserve"> SEQ 表 \* ARABIC </w:instrText>
      </w:r>
      <w:r w:rsidRPr="007A5A56">
        <w:rPr>
          <w:rFonts w:ascii="黑体" w:hAnsi="黑体"/>
        </w:rPr>
        <w:fldChar w:fldCharType="separate"/>
      </w:r>
      <w:r w:rsidRPr="007A5A56">
        <w:rPr>
          <w:rFonts w:ascii="黑体" w:hAnsi="黑体"/>
        </w:rPr>
        <w:t>1</w:t>
      </w:r>
      <w:r w:rsidRPr="007A5A56">
        <w:rPr>
          <w:rFonts w:ascii="黑体" w:hAnsi="黑体"/>
        </w:rPr>
        <w:fldChar w:fldCharType="end"/>
      </w:r>
      <w:r w:rsidRPr="007A5A56">
        <w:rPr>
          <w:rFonts w:ascii="黑体" w:hAnsi="黑体" w:hint="eastAsia"/>
        </w:rPr>
        <w:t xml:space="preserve">-1 </w:t>
      </w:r>
      <w:proofErr w:type="gramStart"/>
      <w:r w:rsidRPr="007A5A56">
        <w:rPr>
          <w:rFonts w:ascii="黑体" w:hAnsi="黑体" w:hint="eastAsia"/>
        </w:rPr>
        <w:t>充电桩类</w:t>
      </w:r>
      <w:proofErr w:type="gramEnd"/>
      <w:r w:rsidRPr="007A5A56">
        <w:rPr>
          <w:rFonts w:ascii="黑体" w:hAnsi="黑体" w:hint="eastAsia"/>
        </w:rPr>
        <w:t xml:space="preserve"> App </w:t>
      </w:r>
      <w:proofErr w:type="gramStart"/>
      <w:r w:rsidRPr="007A5A56">
        <w:rPr>
          <w:rFonts w:ascii="黑体" w:hAnsi="黑体" w:hint="eastAsia"/>
        </w:rPr>
        <w:t>竞品多维</w:t>
      </w:r>
      <w:proofErr w:type="gramEnd"/>
      <w:r w:rsidRPr="007A5A56">
        <w:rPr>
          <w:rFonts w:ascii="黑体" w:hAnsi="黑体" w:hint="eastAsia"/>
        </w:rPr>
        <w:t>评估表</w:t>
      </w:r>
    </w:p>
    <w:tbl>
      <w:tblPr>
        <w:tblStyle w:val="af1"/>
        <w:tblW w:w="0" w:type="auto"/>
        <w:tblLook w:val="04A0" w:firstRow="1" w:lastRow="0" w:firstColumn="1" w:lastColumn="0" w:noHBand="0" w:noVBand="1"/>
      </w:tblPr>
      <w:tblGrid>
        <w:gridCol w:w="1650"/>
        <w:gridCol w:w="1661"/>
        <w:gridCol w:w="1662"/>
        <w:gridCol w:w="1667"/>
        <w:gridCol w:w="1662"/>
      </w:tblGrid>
      <w:tr w:rsidR="003E056B" w14:paraId="606EEA07" w14:textId="77777777" w:rsidTr="007A5A56">
        <w:tc>
          <w:tcPr>
            <w:tcW w:w="1705" w:type="dxa"/>
            <w:shd w:val="clear" w:color="auto" w:fill="A5A5A5" w:themeFill="accent3"/>
            <w:vAlign w:val="center"/>
          </w:tcPr>
          <w:p w14:paraId="532B19A2" w14:textId="77777777" w:rsidR="003E056B" w:rsidRPr="007A5A56" w:rsidRDefault="00000000" w:rsidP="007A5A56">
            <w:pPr>
              <w:jc w:val="center"/>
              <w:rPr>
                <w:rFonts w:ascii="宋体" w:eastAsia="宋体" w:hAnsi="宋体" w:cs="宋体" w:hint="eastAsia"/>
                <w:b/>
                <w:bCs/>
                <w:color w:val="FFFFFF"/>
                <w:kern w:val="44"/>
                <w:sz w:val="24"/>
                <w:szCs w:val="24"/>
              </w:rPr>
            </w:pPr>
            <w:r w:rsidRPr="007A5A56">
              <w:rPr>
                <w:rFonts w:ascii="宋体" w:eastAsia="宋体" w:hAnsi="宋体" w:cs="宋体"/>
                <w:b/>
                <w:bCs/>
                <w:sz w:val="24"/>
                <w:szCs w:val="24"/>
              </w:rPr>
              <w:t>作品名称</w:t>
            </w:r>
          </w:p>
        </w:tc>
        <w:tc>
          <w:tcPr>
            <w:tcW w:w="1705" w:type="dxa"/>
            <w:shd w:val="clear" w:color="auto" w:fill="A5A5A5" w:themeFill="accent3"/>
            <w:vAlign w:val="center"/>
          </w:tcPr>
          <w:p w14:paraId="3783413B" w14:textId="77777777" w:rsidR="003E056B" w:rsidRPr="007A5A56" w:rsidRDefault="00000000" w:rsidP="007A5A56">
            <w:pPr>
              <w:jc w:val="center"/>
              <w:rPr>
                <w:rFonts w:ascii="宋体" w:eastAsia="宋体" w:hAnsi="宋体" w:cs="宋体" w:hint="eastAsia"/>
                <w:b/>
                <w:bCs/>
                <w:color w:val="FFFFFF"/>
                <w:kern w:val="44"/>
                <w:sz w:val="24"/>
                <w:szCs w:val="24"/>
              </w:rPr>
            </w:pPr>
            <w:r w:rsidRPr="007A5A56">
              <w:rPr>
                <w:rFonts w:ascii="宋体" w:eastAsia="宋体" w:hAnsi="宋体" w:cs="宋体"/>
                <w:b/>
                <w:bCs/>
                <w:color w:val="000000" w:themeColor="text1"/>
                <w:kern w:val="44"/>
                <w:sz w:val="24"/>
                <w:szCs w:val="24"/>
              </w:rPr>
              <w:t>功能</w:t>
            </w:r>
          </w:p>
        </w:tc>
        <w:tc>
          <w:tcPr>
            <w:tcW w:w="1706" w:type="dxa"/>
            <w:shd w:val="clear" w:color="auto" w:fill="A5A5A5" w:themeFill="accent3"/>
            <w:vAlign w:val="center"/>
          </w:tcPr>
          <w:p w14:paraId="416A450F" w14:textId="77777777" w:rsidR="003E056B" w:rsidRPr="007A5A56" w:rsidRDefault="00000000" w:rsidP="007A5A56">
            <w:pPr>
              <w:jc w:val="center"/>
              <w:rPr>
                <w:rFonts w:ascii="宋体" w:eastAsia="宋体" w:hAnsi="宋体" w:cs="宋体" w:hint="eastAsia"/>
                <w:b/>
                <w:bCs/>
                <w:color w:val="FFFFFF"/>
                <w:kern w:val="44"/>
                <w:sz w:val="24"/>
                <w:szCs w:val="24"/>
              </w:rPr>
            </w:pPr>
            <w:r w:rsidRPr="007A5A56">
              <w:rPr>
                <w:rFonts w:ascii="宋体" w:eastAsia="宋体" w:hAnsi="宋体" w:cs="宋体"/>
                <w:b/>
                <w:bCs/>
                <w:color w:val="000000" w:themeColor="text1"/>
                <w:kern w:val="44"/>
                <w:sz w:val="24"/>
                <w:szCs w:val="24"/>
              </w:rPr>
              <w:t>适用人群</w:t>
            </w:r>
          </w:p>
        </w:tc>
        <w:tc>
          <w:tcPr>
            <w:tcW w:w="1706" w:type="dxa"/>
            <w:shd w:val="clear" w:color="auto" w:fill="A5A5A5" w:themeFill="accent3"/>
            <w:vAlign w:val="center"/>
          </w:tcPr>
          <w:p w14:paraId="24E81503" w14:textId="77777777" w:rsidR="003E056B" w:rsidRPr="007A5A56" w:rsidRDefault="00000000" w:rsidP="007A5A56">
            <w:pPr>
              <w:jc w:val="center"/>
              <w:rPr>
                <w:rFonts w:ascii="宋体" w:eastAsia="宋体" w:hAnsi="宋体" w:cs="宋体" w:hint="eastAsia"/>
                <w:b/>
                <w:bCs/>
                <w:color w:val="FFFFFF"/>
                <w:kern w:val="44"/>
                <w:sz w:val="24"/>
                <w:szCs w:val="24"/>
              </w:rPr>
            </w:pPr>
            <w:r w:rsidRPr="007A5A56">
              <w:rPr>
                <w:rFonts w:ascii="宋体" w:eastAsia="宋体" w:hAnsi="宋体" w:cs="宋体" w:hint="eastAsia"/>
                <w:b/>
                <w:bCs/>
                <w:color w:val="000000" w:themeColor="text1"/>
                <w:kern w:val="44"/>
                <w:sz w:val="24"/>
                <w:szCs w:val="24"/>
              </w:rPr>
              <w:t>优点</w:t>
            </w:r>
          </w:p>
        </w:tc>
        <w:tc>
          <w:tcPr>
            <w:tcW w:w="1706" w:type="dxa"/>
            <w:shd w:val="clear" w:color="auto" w:fill="A5A5A5" w:themeFill="accent3"/>
            <w:vAlign w:val="center"/>
          </w:tcPr>
          <w:p w14:paraId="767ACF48" w14:textId="77777777" w:rsidR="003E056B" w:rsidRPr="007A5A56" w:rsidRDefault="00000000" w:rsidP="007A5A56">
            <w:pPr>
              <w:jc w:val="center"/>
              <w:rPr>
                <w:rFonts w:ascii="宋体" w:eastAsia="宋体" w:hAnsi="宋体" w:cs="宋体" w:hint="eastAsia"/>
                <w:b/>
                <w:bCs/>
                <w:color w:val="FFFFFF"/>
                <w:kern w:val="44"/>
                <w:sz w:val="24"/>
                <w:szCs w:val="24"/>
              </w:rPr>
            </w:pPr>
            <w:r w:rsidRPr="007A5A56">
              <w:rPr>
                <w:rFonts w:ascii="宋体" w:eastAsia="宋体" w:hAnsi="宋体" w:cs="宋体" w:hint="eastAsia"/>
                <w:b/>
                <w:bCs/>
                <w:color w:val="000000" w:themeColor="text1"/>
                <w:kern w:val="44"/>
                <w:sz w:val="24"/>
                <w:szCs w:val="24"/>
              </w:rPr>
              <w:t>缺点</w:t>
            </w:r>
          </w:p>
        </w:tc>
      </w:tr>
      <w:tr w:rsidR="003E056B" w14:paraId="72CD2149" w14:textId="77777777" w:rsidTr="007A5A56">
        <w:tc>
          <w:tcPr>
            <w:tcW w:w="1705" w:type="dxa"/>
            <w:shd w:val="clear" w:color="auto" w:fill="DBDBDB" w:themeFill="accent3" w:themeFillTint="66"/>
            <w:vAlign w:val="center"/>
          </w:tcPr>
          <w:p w14:paraId="1A14E58A"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星星充电</w:t>
            </w:r>
          </w:p>
        </w:tc>
        <w:tc>
          <w:tcPr>
            <w:tcW w:w="1705" w:type="dxa"/>
            <w:shd w:val="clear" w:color="auto" w:fill="DBDBDB" w:themeFill="accent3" w:themeFillTint="66"/>
            <w:vAlign w:val="center"/>
          </w:tcPr>
          <w:p w14:paraId="2EB68E30"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公桩查询、私桩共享、车车互充、导航、紧急呼叫、车辆论坛、车辆认证、智能路线分析</w:t>
            </w:r>
          </w:p>
        </w:tc>
        <w:tc>
          <w:tcPr>
            <w:tcW w:w="1706" w:type="dxa"/>
            <w:shd w:val="clear" w:color="auto" w:fill="DBDBDB" w:themeFill="accent3" w:themeFillTint="66"/>
            <w:vAlign w:val="center"/>
          </w:tcPr>
          <w:p w14:paraId="2C79A3FA"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用户、运营人员</w:t>
            </w:r>
          </w:p>
        </w:tc>
        <w:tc>
          <w:tcPr>
            <w:tcW w:w="1706" w:type="dxa"/>
            <w:shd w:val="clear" w:color="auto" w:fill="DBDBDB" w:themeFill="accent3" w:themeFillTint="66"/>
            <w:vAlign w:val="center"/>
          </w:tcPr>
          <w:p w14:paraId="51946DCF"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覆盖核心充电功能，支持 V2G、多种电桩查询，具备会员 / 商城 / 自助服务等增值服务，行业头部应用，用户基数大</w:t>
            </w:r>
          </w:p>
        </w:tc>
        <w:tc>
          <w:tcPr>
            <w:tcW w:w="1706" w:type="dxa"/>
            <w:shd w:val="clear" w:color="auto" w:fill="DBDBDB" w:themeFill="accent3" w:themeFillTint="66"/>
            <w:vAlign w:val="center"/>
          </w:tcPr>
          <w:p w14:paraId="46457CAF"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功能使用流程较复杂，部分高级功能需会员解锁，紧急呼叫响应机制未明确标注具体联动方</w:t>
            </w:r>
          </w:p>
        </w:tc>
      </w:tr>
      <w:tr w:rsidR="003E056B" w14:paraId="611AD4D3" w14:textId="77777777" w:rsidTr="007A5A56">
        <w:tc>
          <w:tcPr>
            <w:tcW w:w="1705" w:type="dxa"/>
            <w:shd w:val="clear" w:color="auto" w:fill="F6F6F6" w:themeFill="accent3" w:themeFillTint="19"/>
            <w:vAlign w:val="center"/>
          </w:tcPr>
          <w:p w14:paraId="4282D3F2"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极氪</w:t>
            </w:r>
          </w:p>
        </w:tc>
        <w:tc>
          <w:tcPr>
            <w:tcW w:w="1705" w:type="dxa"/>
            <w:shd w:val="clear" w:color="auto" w:fill="F6F6F6" w:themeFill="accent3" w:themeFillTint="19"/>
            <w:vAlign w:val="center"/>
          </w:tcPr>
          <w:p w14:paraId="3009D071"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公桩查询、导航、紧急呼叫、车辆论坛、车辆认证、智能路线分析</w:t>
            </w:r>
          </w:p>
        </w:tc>
        <w:tc>
          <w:tcPr>
            <w:tcW w:w="1706" w:type="dxa"/>
            <w:shd w:val="clear" w:color="auto" w:fill="F6F6F6" w:themeFill="accent3" w:themeFillTint="19"/>
            <w:vAlign w:val="center"/>
          </w:tcPr>
          <w:p w14:paraId="038E5D9D"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用户、</w:t>
            </w:r>
            <w:proofErr w:type="gramStart"/>
            <w:r w:rsidRPr="007A5A56">
              <w:rPr>
                <w:rFonts w:ascii="宋体" w:eastAsia="宋体" w:hAnsi="宋体" w:cs="宋体"/>
                <w:sz w:val="24"/>
                <w:szCs w:val="24"/>
              </w:rPr>
              <w:t>极</w:t>
            </w:r>
            <w:proofErr w:type="gramEnd"/>
            <w:r w:rsidRPr="007A5A56">
              <w:rPr>
                <w:rFonts w:ascii="宋体" w:eastAsia="宋体" w:hAnsi="宋体" w:cs="宋体"/>
                <w:sz w:val="24"/>
                <w:szCs w:val="24"/>
              </w:rPr>
              <w:t>氪车主</w:t>
            </w:r>
          </w:p>
        </w:tc>
        <w:tc>
          <w:tcPr>
            <w:tcW w:w="1706" w:type="dxa"/>
            <w:shd w:val="clear" w:color="auto" w:fill="F6F6F6" w:themeFill="accent3" w:themeFillTint="19"/>
            <w:vAlign w:val="center"/>
          </w:tcPr>
          <w:p w14:paraId="07AA0C5B" w14:textId="77777777" w:rsidR="003E056B" w:rsidRPr="007A5A56" w:rsidRDefault="00000000" w:rsidP="007A5A56">
            <w:pPr>
              <w:jc w:val="center"/>
              <w:rPr>
                <w:rFonts w:ascii="宋体" w:eastAsia="宋体" w:hAnsi="宋体" w:cs="宋体" w:hint="eastAsia"/>
                <w:bCs/>
                <w:color w:val="000000"/>
                <w:kern w:val="44"/>
                <w:sz w:val="24"/>
                <w:szCs w:val="24"/>
              </w:rPr>
            </w:pPr>
            <w:proofErr w:type="gramStart"/>
            <w:r w:rsidRPr="007A5A56">
              <w:rPr>
                <w:rFonts w:ascii="宋体" w:eastAsia="宋体" w:hAnsi="宋体" w:cs="宋体"/>
                <w:sz w:val="24"/>
                <w:szCs w:val="24"/>
              </w:rPr>
              <w:t>依托车企品牌</w:t>
            </w:r>
            <w:proofErr w:type="gramEnd"/>
            <w:r w:rsidRPr="007A5A56">
              <w:rPr>
                <w:rFonts w:ascii="宋体" w:eastAsia="宋体" w:hAnsi="宋体" w:cs="宋体"/>
                <w:sz w:val="24"/>
                <w:szCs w:val="24"/>
              </w:rPr>
              <w:t>，电桩查询精准度高，支持多种电桩查询，配套自助服务完善</w:t>
            </w:r>
          </w:p>
        </w:tc>
        <w:tc>
          <w:tcPr>
            <w:tcW w:w="1706" w:type="dxa"/>
            <w:shd w:val="clear" w:color="auto" w:fill="F6F6F6" w:themeFill="accent3" w:themeFillTint="19"/>
            <w:vAlign w:val="center"/>
          </w:tcPr>
          <w:p w14:paraId="21A8BB01"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私桩共享、车车互</w:t>
            </w:r>
            <w:proofErr w:type="gramStart"/>
            <w:r w:rsidRPr="007A5A56">
              <w:rPr>
                <w:rFonts w:ascii="宋体" w:eastAsia="宋体" w:hAnsi="宋体" w:cs="宋体"/>
                <w:sz w:val="24"/>
                <w:szCs w:val="24"/>
              </w:rPr>
              <w:t>充功能</w:t>
            </w:r>
            <w:proofErr w:type="gramEnd"/>
            <w:r w:rsidRPr="007A5A56">
              <w:rPr>
                <w:rFonts w:ascii="宋体" w:eastAsia="宋体" w:hAnsi="宋体" w:cs="宋体"/>
                <w:sz w:val="24"/>
                <w:szCs w:val="24"/>
              </w:rPr>
              <w:t>未覆盖，功能场景局限于</w:t>
            </w:r>
            <w:proofErr w:type="gramStart"/>
            <w:r w:rsidRPr="007A5A56">
              <w:rPr>
                <w:rFonts w:ascii="宋体" w:eastAsia="宋体" w:hAnsi="宋体" w:cs="宋体"/>
                <w:sz w:val="24"/>
                <w:szCs w:val="24"/>
              </w:rPr>
              <w:t>极</w:t>
            </w:r>
            <w:proofErr w:type="gramEnd"/>
            <w:r w:rsidRPr="007A5A56">
              <w:rPr>
                <w:rFonts w:ascii="宋体" w:eastAsia="宋体" w:hAnsi="宋体" w:cs="宋体"/>
                <w:sz w:val="24"/>
                <w:szCs w:val="24"/>
              </w:rPr>
              <w:t>氪生态用户，通用性较弱</w:t>
            </w:r>
          </w:p>
        </w:tc>
      </w:tr>
      <w:tr w:rsidR="003E056B" w14:paraId="034A6DF6" w14:textId="77777777" w:rsidTr="007A5A56">
        <w:tc>
          <w:tcPr>
            <w:tcW w:w="1705" w:type="dxa"/>
            <w:shd w:val="clear" w:color="auto" w:fill="DBDBDB" w:themeFill="accent3" w:themeFillTint="66"/>
            <w:vAlign w:val="center"/>
          </w:tcPr>
          <w:p w14:paraId="5D639D15"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快电</w:t>
            </w:r>
          </w:p>
        </w:tc>
        <w:tc>
          <w:tcPr>
            <w:tcW w:w="1705" w:type="dxa"/>
            <w:shd w:val="clear" w:color="auto" w:fill="DBDBDB" w:themeFill="accent3" w:themeFillTint="66"/>
            <w:vAlign w:val="center"/>
          </w:tcPr>
          <w:p w14:paraId="518E2730"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公桩查询、私桩共享、导航、紧急呼叫、车辆论坛、车辆认证、智能路线分析</w:t>
            </w:r>
          </w:p>
        </w:tc>
        <w:tc>
          <w:tcPr>
            <w:tcW w:w="1706" w:type="dxa"/>
            <w:shd w:val="clear" w:color="auto" w:fill="DBDBDB" w:themeFill="accent3" w:themeFillTint="66"/>
            <w:vAlign w:val="center"/>
          </w:tcPr>
          <w:p w14:paraId="5582403E"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用户、车主</w:t>
            </w:r>
          </w:p>
        </w:tc>
        <w:tc>
          <w:tcPr>
            <w:tcW w:w="1706" w:type="dxa"/>
            <w:shd w:val="clear" w:color="auto" w:fill="DBDBDB" w:themeFill="accent3" w:themeFillTint="66"/>
            <w:vAlign w:val="center"/>
          </w:tcPr>
          <w:p w14:paraId="00E76245"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核心功能覆盖全面，支持多种电桩查询，具备会员 / 自助服务，用户基数较大，功能响应速度较快</w:t>
            </w:r>
          </w:p>
        </w:tc>
        <w:tc>
          <w:tcPr>
            <w:tcW w:w="1706" w:type="dxa"/>
            <w:shd w:val="clear" w:color="auto" w:fill="DBDBDB" w:themeFill="accent3" w:themeFillTint="66"/>
            <w:vAlign w:val="center"/>
          </w:tcPr>
          <w:p w14:paraId="47B19914"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车车互</w:t>
            </w:r>
            <w:proofErr w:type="gramStart"/>
            <w:r w:rsidRPr="007A5A56">
              <w:rPr>
                <w:rFonts w:ascii="宋体" w:eastAsia="宋体" w:hAnsi="宋体" w:cs="宋体"/>
                <w:sz w:val="24"/>
                <w:szCs w:val="24"/>
              </w:rPr>
              <w:t>充功能</w:t>
            </w:r>
            <w:proofErr w:type="gramEnd"/>
            <w:r w:rsidRPr="007A5A56">
              <w:rPr>
                <w:rFonts w:ascii="宋体" w:eastAsia="宋体" w:hAnsi="宋体" w:cs="宋体"/>
                <w:sz w:val="24"/>
                <w:szCs w:val="24"/>
              </w:rPr>
              <w:t>未支持，部分用户反馈客服响应效率一般</w:t>
            </w:r>
          </w:p>
        </w:tc>
      </w:tr>
      <w:tr w:rsidR="003E056B" w14:paraId="73104360" w14:textId="77777777" w:rsidTr="007A5A56">
        <w:tc>
          <w:tcPr>
            <w:tcW w:w="1705" w:type="dxa"/>
            <w:shd w:val="clear" w:color="auto" w:fill="F6F6F6" w:themeFill="accent3" w:themeFillTint="19"/>
            <w:vAlign w:val="center"/>
          </w:tcPr>
          <w:p w14:paraId="59691F34" w14:textId="77777777" w:rsidR="003E056B" w:rsidRPr="007A5A56" w:rsidRDefault="00000000" w:rsidP="007A5A56">
            <w:pPr>
              <w:jc w:val="center"/>
              <w:rPr>
                <w:rFonts w:ascii="宋体" w:eastAsia="宋体" w:hAnsi="宋体" w:cs="宋体" w:hint="eastAsia"/>
                <w:bCs/>
                <w:color w:val="000000"/>
                <w:kern w:val="44"/>
                <w:sz w:val="24"/>
                <w:szCs w:val="24"/>
              </w:rPr>
            </w:pPr>
            <w:proofErr w:type="gramStart"/>
            <w:r w:rsidRPr="007A5A56">
              <w:rPr>
                <w:rFonts w:ascii="宋体" w:eastAsia="宋体" w:hAnsi="宋体" w:cs="宋体"/>
                <w:sz w:val="24"/>
                <w:szCs w:val="24"/>
              </w:rPr>
              <w:t>云快充</w:t>
            </w:r>
            <w:proofErr w:type="gramEnd"/>
          </w:p>
        </w:tc>
        <w:tc>
          <w:tcPr>
            <w:tcW w:w="1705" w:type="dxa"/>
            <w:shd w:val="clear" w:color="auto" w:fill="F6F6F6" w:themeFill="accent3" w:themeFillTint="19"/>
            <w:vAlign w:val="center"/>
          </w:tcPr>
          <w:p w14:paraId="30DEE782"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公桩查询、导航、紧急呼叫、车辆论坛、车辆认</w:t>
            </w:r>
            <w:r w:rsidRPr="007A5A56">
              <w:rPr>
                <w:rFonts w:ascii="宋体" w:eastAsia="宋体" w:hAnsi="宋体" w:cs="宋体"/>
                <w:sz w:val="24"/>
                <w:szCs w:val="24"/>
              </w:rPr>
              <w:lastRenderedPageBreak/>
              <w:t>证、智能路线分析</w:t>
            </w:r>
          </w:p>
        </w:tc>
        <w:tc>
          <w:tcPr>
            <w:tcW w:w="1706" w:type="dxa"/>
            <w:shd w:val="clear" w:color="auto" w:fill="F6F6F6" w:themeFill="accent3" w:themeFillTint="19"/>
            <w:vAlign w:val="center"/>
          </w:tcPr>
          <w:p w14:paraId="726439FE"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lastRenderedPageBreak/>
              <w:t>用户、运营人员</w:t>
            </w:r>
          </w:p>
        </w:tc>
        <w:tc>
          <w:tcPr>
            <w:tcW w:w="1706" w:type="dxa"/>
            <w:shd w:val="clear" w:color="auto" w:fill="F6F6F6" w:themeFill="accent3" w:themeFillTint="19"/>
            <w:vAlign w:val="center"/>
          </w:tcPr>
          <w:p w14:paraId="0A11C854"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支持多种电桩查询，具备自主服务功能，功能适配性较</w:t>
            </w:r>
            <w:r w:rsidRPr="007A5A56">
              <w:rPr>
                <w:rFonts w:ascii="宋体" w:eastAsia="宋体" w:hAnsi="宋体" w:cs="宋体"/>
                <w:sz w:val="24"/>
                <w:szCs w:val="24"/>
              </w:rPr>
              <w:lastRenderedPageBreak/>
              <w:t>广</w:t>
            </w:r>
          </w:p>
        </w:tc>
        <w:tc>
          <w:tcPr>
            <w:tcW w:w="1706" w:type="dxa"/>
            <w:shd w:val="clear" w:color="auto" w:fill="F6F6F6" w:themeFill="accent3" w:themeFillTint="19"/>
            <w:vAlign w:val="center"/>
          </w:tcPr>
          <w:p w14:paraId="673EE627"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lastRenderedPageBreak/>
              <w:t>私桩共享、车车互</w:t>
            </w:r>
            <w:proofErr w:type="gramStart"/>
            <w:r w:rsidRPr="007A5A56">
              <w:rPr>
                <w:rFonts w:ascii="宋体" w:eastAsia="宋体" w:hAnsi="宋体" w:cs="宋体"/>
                <w:sz w:val="24"/>
                <w:szCs w:val="24"/>
              </w:rPr>
              <w:t>充功能</w:t>
            </w:r>
            <w:proofErr w:type="gramEnd"/>
            <w:r w:rsidRPr="007A5A56">
              <w:rPr>
                <w:rFonts w:ascii="宋体" w:eastAsia="宋体" w:hAnsi="宋体" w:cs="宋体"/>
                <w:sz w:val="24"/>
                <w:szCs w:val="24"/>
              </w:rPr>
              <w:t>缺失，用户评分较低，功能稳</w:t>
            </w:r>
            <w:r w:rsidRPr="007A5A56">
              <w:rPr>
                <w:rFonts w:ascii="宋体" w:eastAsia="宋体" w:hAnsi="宋体" w:cs="宋体"/>
                <w:sz w:val="24"/>
                <w:szCs w:val="24"/>
              </w:rPr>
              <w:lastRenderedPageBreak/>
              <w:t>定性有待提升</w:t>
            </w:r>
          </w:p>
        </w:tc>
      </w:tr>
      <w:tr w:rsidR="003E056B" w14:paraId="1EBB86C3" w14:textId="77777777" w:rsidTr="007A5A56">
        <w:tc>
          <w:tcPr>
            <w:tcW w:w="1705" w:type="dxa"/>
            <w:shd w:val="clear" w:color="auto" w:fill="F6F6F6" w:themeFill="accent3" w:themeFillTint="19"/>
            <w:vAlign w:val="center"/>
          </w:tcPr>
          <w:p w14:paraId="51F5B894" w14:textId="77777777" w:rsidR="003E056B" w:rsidRPr="007A5A56" w:rsidRDefault="00000000" w:rsidP="007A5A56">
            <w:pPr>
              <w:jc w:val="center"/>
              <w:rPr>
                <w:rFonts w:ascii="宋体" w:eastAsia="宋体" w:hAnsi="宋体" w:cs="宋体" w:hint="eastAsia"/>
                <w:sz w:val="24"/>
                <w:szCs w:val="24"/>
              </w:rPr>
            </w:pPr>
            <w:r w:rsidRPr="007A5A56">
              <w:rPr>
                <w:rFonts w:ascii="宋体" w:eastAsia="宋体" w:hAnsi="宋体" w:cs="宋体"/>
                <w:sz w:val="24"/>
                <w:szCs w:val="24"/>
              </w:rPr>
              <w:lastRenderedPageBreak/>
              <w:t>e 充电</w:t>
            </w:r>
          </w:p>
        </w:tc>
        <w:tc>
          <w:tcPr>
            <w:tcW w:w="1705" w:type="dxa"/>
            <w:shd w:val="clear" w:color="auto" w:fill="F6F6F6" w:themeFill="accent3" w:themeFillTint="19"/>
            <w:vAlign w:val="center"/>
          </w:tcPr>
          <w:p w14:paraId="5AB6E599"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公桩查询、私桩共享、车车互充、导航、紧急呼叫、车辆论坛、车辆认证、智能路线分析</w:t>
            </w:r>
          </w:p>
        </w:tc>
        <w:tc>
          <w:tcPr>
            <w:tcW w:w="1706" w:type="dxa"/>
            <w:shd w:val="clear" w:color="auto" w:fill="F6F6F6" w:themeFill="accent3" w:themeFillTint="19"/>
            <w:vAlign w:val="center"/>
          </w:tcPr>
          <w:p w14:paraId="359304A3"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用户、电网相关人员</w:t>
            </w:r>
          </w:p>
        </w:tc>
        <w:tc>
          <w:tcPr>
            <w:tcW w:w="1706" w:type="dxa"/>
            <w:shd w:val="clear" w:color="auto" w:fill="F6F6F6" w:themeFill="accent3" w:themeFillTint="19"/>
            <w:vAlign w:val="center"/>
          </w:tcPr>
          <w:p w14:paraId="6425A3D3"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国家电网旗下应用，公桩查询覆盖范围广，支持 V2G、多种电桩查询及知识科普，配套会员 / 商城 / 自助服务齐全，功能权威性高</w:t>
            </w:r>
          </w:p>
        </w:tc>
        <w:tc>
          <w:tcPr>
            <w:tcW w:w="1706" w:type="dxa"/>
            <w:shd w:val="clear" w:color="auto" w:fill="F6F6F6" w:themeFill="accent3" w:themeFillTint="19"/>
            <w:vAlign w:val="center"/>
          </w:tcPr>
          <w:p w14:paraId="130AC1DA"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部分区域私桩共享适配性不足，知识科普内容更新频率较慢</w:t>
            </w:r>
          </w:p>
        </w:tc>
      </w:tr>
      <w:tr w:rsidR="003E056B" w14:paraId="78F8F2E6" w14:textId="77777777" w:rsidTr="007A5A56">
        <w:tc>
          <w:tcPr>
            <w:tcW w:w="1705" w:type="dxa"/>
            <w:shd w:val="clear" w:color="auto" w:fill="F6F6F6" w:themeFill="accent3" w:themeFillTint="19"/>
            <w:vAlign w:val="center"/>
          </w:tcPr>
          <w:p w14:paraId="1B2DB405" w14:textId="77777777" w:rsidR="003E056B" w:rsidRPr="007A5A56" w:rsidRDefault="00000000" w:rsidP="007A5A56">
            <w:pPr>
              <w:jc w:val="center"/>
              <w:rPr>
                <w:rFonts w:ascii="宋体" w:eastAsia="宋体" w:hAnsi="宋体" w:cs="宋体" w:hint="eastAsia"/>
                <w:sz w:val="24"/>
                <w:szCs w:val="24"/>
              </w:rPr>
            </w:pPr>
            <w:r w:rsidRPr="007A5A56">
              <w:rPr>
                <w:rFonts w:ascii="宋体" w:eastAsia="宋体" w:hAnsi="宋体" w:cs="宋体"/>
                <w:sz w:val="24"/>
                <w:szCs w:val="24"/>
              </w:rPr>
              <w:t>特来电</w:t>
            </w:r>
          </w:p>
        </w:tc>
        <w:tc>
          <w:tcPr>
            <w:tcW w:w="1705" w:type="dxa"/>
            <w:shd w:val="clear" w:color="auto" w:fill="F6F6F6" w:themeFill="accent3" w:themeFillTint="19"/>
            <w:vAlign w:val="center"/>
          </w:tcPr>
          <w:p w14:paraId="435FDABD"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公桩查询、私桩共享、车车互充、导航、紧急呼叫、车辆论坛、车辆认证、智能路线分析</w:t>
            </w:r>
          </w:p>
        </w:tc>
        <w:tc>
          <w:tcPr>
            <w:tcW w:w="1706" w:type="dxa"/>
            <w:shd w:val="clear" w:color="auto" w:fill="F6F6F6" w:themeFill="accent3" w:themeFillTint="19"/>
            <w:vAlign w:val="center"/>
          </w:tcPr>
          <w:p w14:paraId="4F5763F8"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用户、运营人员</w:t>
            </w:r>
          </w:p>
        </w:tc>
        <w:tc>
          <w:tcPr>
            <w:tcW w:w="1706" w:type="dxa"/>
            <w:shd w:val="clear" w:color="auto" w:fill="F6F6F6" w:themeFill="accent3" w:themeFillTint="19"/>
            <w:vAlign w:val="center"/>
          </w:tcPr>
          <w:p w14:paraId="66A2FCBB"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行业头部应用，功能全面且成熟，支持 V2G、多种电桩查询及知识学习，配套会员 / 商城 / 自助服务完善，用户基数大，口碑较好</w:t>
            </w:r>
          </w:p>
        </w:tc>
        <w:tc>
          <w:tcPr>
            <w:tcW w:w="1706" w:type="dxa"/>
            <w:shd w:val="clear" w:color="auto" w:fill="F6F6F6" w:themeFill="accent3" w:themeFillTint="19"/>
            <w:vAlign w:val="center"/>
          </w:tcPr>
          <w:p w14:paraId="15C67165"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部分小</w:t>
            </w:r>
            <w:proofErr w:type="gramStart"/>
            <w:r w:rsidRPr="007A5A56">
              <w:rPr>
                <w:rFonts w:ascii="宋体" w:eastAsia="宋体" w:hAnsi="宋体" w:cs="宋体"/>
                <w:sz w:val="24"/>
                <w:szCs w:val="24"/>
              </w:rPr>
              <w:t>众区域桩</w:t>
            </w:r>
            <w:proofErr w:type="gramEnd"/>
            <w:r w:rsidRPr="007A5A56">
              <w:rPr>
                <w:rFonts w:ascii="宋体" w:eastAsia="宋体" w:hAnsi="宋体" w:cs="宋体"/>
                <w:sz w:val="24"/>
                <w:szCs w:val="24"/>
              </w:rPr>
              <w:t>位信息更新不及时，高级功能解锁成本较高</w:t>
            </w:r>
          </w:p>
        </w:tc>
      </w:tr>
      <w:tr w:rsidR="003E056B" w14:paraId="5D26113A" w14:textId="77777777" w:rsidTr="007A5A56">
        <w:tc>
          <w:tcPr>
            <w:tcW w:w="1705" w:type="dxa"/>
            <w:shd w:val="clear" w:color="auto" w:fill="F6F6F6" w:themeFill="accent3" w:themeFillTint="19"/>
            <w:vAlign w:val="center"/>
          </w:tcPr>
          <w:p w14:paraId="018B5F23" w14:textId="77777777" w:rsidR="003E056B" w:rsidRPr="007A5A56" w:rsidRDefault="00000000" w:rsidP="007A5A56">
            <w:pPr>
              <w:jc w:val="center"/>
              <w:rPr>
                <w:rFonts w:ascii="宋体" w:eastAsia="宋体" w:hAnsi="宋体" w:cs="宋体" w:hint="eastAsia"/>
                <w:sz w:val="24"/>
                <w:szCs w:val="24"/>
              </w:rPr>
            </w:pPr>
            <w:r w:rsidRPr="007A5A56">
              <w:rPr>
                <w:rFonts w:ascii="宋体" w:eastAsia="宋体" w:hAnsi="宋体" w:cs="宋体"/>
                <w:sz w:val="24"/>
                <w:szCs w:val="24"/>
              </w:rPr>
              <w:t>支付宝充电</w:t>
            </w:r>
          </w:p>
        </w:tc>
        <w:tc>
          <w:tcPr>
            <w:tcW w:w="1705" w:type="dxa"/>
            <w:shd w:val="clear" w:color="auto" w:fill="F6F6F6" w:themeFill="accent3" w:themeFillTint="19"/>
            <w:vAlign w:val="center"/>
          </w:tcPr>
          <w:p w14:paraId="5ACD85AC"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公桩查询、私桩共享、导航、紧急呼叫、车辆论坛、车辆认证、智能路线分析</w:t>
            </w:r>
          </w:p>
        </w:tc>
        <w:tc>
          <w:tcPr>
            <w:tcW w:w="1706" w:type="dxa"/>
            <w:shd w:val="clear" w:color="auto" w:fill="F6F6F6" w:themeFill="accent3" w:themeFillTint="19"/>
            <w:vAlign w:val="center"/>
          </w:tcPr>
          <w:p w14:paraId="198E0E06"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支付宝用户、车主</w:t>
            </w:r>
          </w:p>
        </w:tc>
        <w:tc>
          <w:tcPr>
            <w:tcW w:w="1706" w:type="dxa"/>
            <w:shd w:val="clear" w:color="auto" w:fill="F6F6F6" w:themeFill="accent3" w:themeFillTint="19"/>
            <w:vAlign w:val="center"/>
          </w:tcPr>
          <w:p w14:paraId="79BCC8C1"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依托支付宝生态，支付便捷，支持家庭充电、远程下单等特色服务，多种电桩查询覆盖广</w:t>
            </w:r>
          </w:p>
        </w:tc>
        <w:tc>
          <w:tcPr>
            <w:tcW w:w="1706" w:type="dxa"/>
            <w:shd w:val="clear" w:color="auto" w:fill="F6F6F6" w:themeFill="accent3" w:themeFillTint="19"/>
            <w:vAlign w:val="center"/>
          </w:tcPr>
          <w:p w14:paraId="5A6E8661" w14:textId="77777777" w:rsidR="003E056B" w:rsidRPr="007A5A56" w:rsidRDefault="00000000" w:rsidP="007A5A56">
            <w:pPr>
              <w:jc w:val="center"/>
              <w:rPr>
                <w:rFonts w:ascii="宋体" w:eastAsia="宋体" w:hAnsi="宋体" w:cs="宋体" w:hint="eastAsia"/>
                <w:bCs/>
                <w:color w:val="000000"/>
                <w:kern w:val="44"/>
                <w:sz w:val="24"/>
                <w:szCs w:val="24"/>
              </w:rPr>
            </w:pPr>
            <w:r w:rsidRPr="007A5A56">
              <w:rPr>
                <w:rFonts w:ascii="宋体" w:eastAsia="宋体" w:hAnsi="宋体" w:cs="宋体"/>
                <w:sz w:val="24"/>
                <w:szCs w:val="24"/>
              </w:rPr>
              <w:t>车车互充、紧急呼叫功能未支持，特色服务适配场景有限，部分用户反馈桩位实时同步精度一般</w:t>
            </w:r>
          </w:p>
        </w:tc>
      </w:tr>
    </w:tbl>
    <w:p w14:paraId="186FBDAE" w14:textId="77777777" w:rsidR="003E056B" w:rsidRDefault="003E056B">
      <w:pPr>
        <w:rPr>
          <w:rFonts w:ascii="宋体" w:eastAsia="宋体" w:hAnsi="宋体" w:cs="宋体" w:hint="eastAsia"/>
          <w:bCs/>
          <w:kern w:val="44"/>
          <w:szCs w:val="21"/>
        </w:rPr>
      </w:pPr>
    </w:p>
    <w:p w14:paraId="11CC8D5D" w14:textId="77777777" w:rsidR="003E056B" w:rsidRDefault="003E056B">
      <w:pPr>
        <w:ind w:firstLine="420"/>
        <w:rPr>
          <w:rFonts w:ascii="宋体" w:eastAsia="宋体" w:hAnsi="宋体" w:cs="宋体" w:hint="eastAsia"/>
          <w:bCs/>
          <w:kern w:val="44"/>
          <w:szCs w:val="21"/>
        </w:rPr>
      </w:pPr>
    </w:p>
    <w:p w14:paraId="6F57D165" w14:textId="6CA841E7" w:rsidR="007A5A56" w:rsidRDefault="007A5A56">
      <w:pPr>
        <w:widowControl/>
        <w:jc w:val="left"/>
        <w:rPr>
          <w:rFonts w:hint="eastAsia"/>
        </w:rPr>
      </w:pPr>
      <w:r>
        <w:rPr>
          <w:rFonts w:hint="eastAsia"/>
        </w:rPr>
        <w:br w:type="page"/>
      </w:r>
    </w:p>
    <w:p w14:paraId="0DF51D14" w14:textId="77777777" w:rsidR="003E056B" w:rsidRDefault="003E056B">
      <w:pPr>
        <w:rPr>
          <w:rFonts w:hint="eastAsia"/>
        </w:rPr>
      </w:pPr>
    </w:p>
    <w:p w14:paraId="1708FAC4" w14:textId="77777777" w:rsidR="003E056B" w:rsidRDefault="00000000">
      <w:pPr>
        <w:pStyle w:val="1"/>
        <w:numPr>
          <w:ilvl w:val="0"/>
          <w:numId w:val="0"/>
        </w:numPr>
        <w:ind w:left="1545" w:hanging="1545"/>
        <w:jc w:val="center"/>
        <w:rPr>
          <w:rFonts w:hint="eastAsia"/>
        </w:rPr>
      </w:pPr>
      <w:bookmarkStart w:id="35" w:name="_Toc228733101"/>
      <w:r>
        <w:t>第二章</w:t>
      </w:r>
      <w:r>
        <w:rPr>
          <w:rFonts w:hint="eastAsia"/>
          <w:lang w:val="en-US"/>
        </w:rPr>
        <w:t xml:space="preserve"> </w:t>
      </w:r>
      <w:r>
        <w:rPr>
          <w:rFonts w:hint="eastAsia"/>
        </w:rPr>
        <w:t>概要设计</w:t>
      </w:r>
      <w:bookmarkEnd w:id="35"/>
    </w:p>
    <w:p w14:paraId="4E88FA68" w14:textId="77777777" w:rsidR="003E056B" w:rsidRDefault="00000000" w:rsidP="001F2CE5">
      <w:pPr>
        <w:pStyle w:val="2"/>
        <w:rPr>
          <w:rFonts w:hint="eastAsia"/>
        </w:rPr>
      </w:pPr>
      <w:bookmarkStart w:id="36" w:name="_Toc228733102"/>
      <w:r w:rsidRPr="001F2CE5">
        <w:rPr>
          <w:rFonts w:ascii="黑体" w:hAnsi="黑体" w:hint="eastAsia"/>
        </w:rPr>
        <w:t>2.1</w:t>
      </w:r>
      <w:r>
        <w:rPr>
          <w:rFonts w:hint="eastAsia"/>
        </w:rPr>
        <w:t xml:space="preserve"> </w:t>
      </w:r>
      <w:r>
        <w:rPr>
          <w:rFonts w:hint="eastAsia"/>
        </w:rPr>
        <w:t>页面结构设计</w:t>
      </w:r>
      <w:bookmarkEnd w:id="36"/>
    </w:p>
    <w:p w14:paraId="77FB5360" w14:textId="77777777" w:rsidR="003E056B" w:rsidRPr="007A5A56" w:rsidRDefault="00000000">
      <w:pPr>
        <w:ind w:firstLine="420"/>
        <w:rPr>
          <w:rFonts w:ascii="宋体" w:eastAsia="宋体" w:hAnsi="宋体" w:hint="eastAsia"/>
          <w:sz w:val="24"/>
          <w:szCs w:val="24"/>
        </w:rPr>
      </w:pPr>
      <w:r w:rsidRPr="007A5A56">
        <w:rPr>
          <w:rFonts w:ascii="宋体" w:eastAsia="宋体" w:hAnsi="宋体" w:hint="eastAsia"/>
          <w:sz w:val="24"/>
          <w:szCs w:val="24"/>
        </w:rPr>
        <w:t>用户端的页面结构设计如图2-1所示。</w:t>
      </w:r>
    </w:p>
    <w:p w14:paraId="7FBA83C8" w14:textId="77777777" w:rsidR="003E056B" w:rsidRDefault="00000000">
      <w:pPr>
        <w:rPr>
          <w:rFonts w:hint="eastAsia"/>
        </w:rPr>
      </w:pPr>
      <w:r>
        <w:rPr>
          <w:noProof/>
        </w:rPr>
        <w:drawing>
          <wp:inline distT="0" distB="0" distL="114300" distR="114300" wp14:anchorId="39513DFC" wp14:editId="7CC3BD3E">
            <wp:extent cx="5272405" cy="2874645"/>
            <wp:effectExtent l="0" t="0" r="635" b="57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5272405" cy="2874645"/>
                    </a:xfrm>
                    <a:prstGeom prst="rect">
                      <a:avLst/>
                    </a:prstGeom>
                    <a:noFill/>
                    <a:ln>
                      <a:noFill/>
                    </a:ln>
                  </pic:spPr>
                </pic:pic>
              </a:graphicData>
            </a:graphic>
          </wp:inline>
        </w:drawing>
      </w:r>
    </w:p>
    <w:p w14:paraId="315E7DE1" w14:textId="77777777" w:rsidR="003E056B" w:rsidRDefault="00000000" w:rsidP="007A5A56">
      <w:pPr>
        <w:pStyle w:val="a3"/>
        <w:jc w:val="center"/>
        <w:rPr>
          <w:rFonts w:eastAsiaTheme="minorEastAsia"/>
        </w:rPr>
      </w:pPr>
      <w:r>
        <w:t>图</w:t>
      </w:r>
      <w:r>
        <w:t xml:space="preserve"> </w:t>
      </w:r>
      <w:r>
        <w:rPr>
          <w:rFonts w:hint="eastAsia"/>
        </w:rPr>
        <w:t xml:space="preserve">2-1 </w:t>
      </w:r>
      <w:r>
        <w:rPr>
          <w:rFonts w:hint="eastAsia"/>
        </w:rPr>
        <w:t>用户端页面结构设计</w:t>
      </w:r>
    </w:p>
    <w:p w14:paraId="110FDBB6" w14:textId="77777777" w:rsidR="003E056B" w:rsidRDefault="003E056B">
      <w:pPr>
        <w:pStyle w:val="a3"/>
        <w:rPr>
          <w:rFonts w:eastAsiaTheme="minorEastAsia"/>
        </w:rPr>
      </w:pPr>
    </w:p>
    <w:p w14:paraId="286C86B9" w14:textId="77777777" w:rsidR="003E056B" w:rsidRPr="007A5A56" w:rsidRDefault="00000000">
      <w:pPr>
        <w:ind w:firstLine="420"/>
        <w:rPr>
          <w:rFonts w:ascii="宋体" w:eastAsia="宋体" w:hAnsi="宋体" w:hint="eastAsia"/>
          <w:sz w:val="24"/>
          <w:szCs w:val="24"/>
        </w:rPr>
      </w:pPr>
      <w:r w:rsidRPr="007A5A56">
        <w:rPr>
          <w:rFonts w:ascii="宋体" w:eastAsia="宋体" w:hAnsi="宋体" w:hint="eastAsia"/>
          <w:sz w:val="24"/>
          <w:szCs w:val="24"/>
        </w:rPr>
        <w:t>管理端的页面结构设计如图2-2所示。</w:t>
      </w:r>
    </w:p>
    <w:p w14:paraId="6679241F" w14:textId="77777777" w:rsidR="003E056B" w:rsidRDefault="00000000">
      <w:pPr>
        <w:rPr>
          <w:rFonts w:hint="eastAsia"/>
        </w:rPr>
      </w:pPr>
      <w:r>
        <w:rPr>
          <w:noProof/>
        </w:rPr>
        <w:drawing>
          <wp:inline distT="0" distB="0" distL="114300" distR="114300" wp14:anchorId="7C3FE569" wp14:editId="3A50F0F2">
            <wp:extent cx="5848985" cy="3037205"/>
            <wp:effectExtent l="0" t="0" r="3175" b="10795"/>
            <wp:docPr id="6" name="图片 3"/>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11"/>
                    <a:stretch>
                      <a:fillRect/>
                    </a:stretch>
                  </pic:blipFill>
                  <pic:spPr>
                    <a:xfrm>
                      <a:off x="0" y="0"/>
                      <a:ext cx="5848985" cy="3037205"/>
                    </a:xfrm>
                    <a:prstGeom prst="rect">
                      <a:avLst/>
                    </a:prstGeom>
                  </pic:spPr>
                </pic:pic>
              </a:graphicData>
            </a:graphic>
          </wp:inline>
        </w:drawing>
      </w:r>
    </w:p>
    <w:p w14:paraId="506BACF3" w14:textId="77777777" w:rsidR="003E056B" w:rsidRPr="007A5A56" w:rsidRDefault="00000000" w:rsidP="007A5A56">
      <w:pPr>
        <w:pStyle w:val="a3"/>
        <w:ind w:firstLine="420"/>
        <w:jc w:val="center"/>
        <w:rPr>
          <w:rFonts w:ascii="黑体" w:hAnsi="黑体"/>
        </w:rPr>
      </w:pPr>
      <w:r w:rsidRPr="007A5A56">
        <w:rPr>
          <w:rFonts w:ascii="黑体" w:hAnsi="黑体"/>
        </w:rPr>
        <w:t xml:space="preserve">图 </w:t>
      </w:r>
      <w:r w:rsidRPr="007A5A56">
        <w:rPr>
          <w:rFonts w:ascii="黑体" w:hAnsi="黑体" w:hint="eastAsia"/>
        </w:rPr>
        <w:t>2-2 管理端页面结构设计</w:t>
      </w:r>
    </w:p>
    <w:p w14:paraId="4DD6D180" w14:textId="77777777" w:rsidR="003E056B" w:rsidRDefault="00000000" w:rsidP="001F2CE5">
      <w:pPr>
        <w:pStyle w:val="2"/>
        <w:rPr>
          <w:rFonts w:hint="eastAsia"/>
        </w:rPr>
      </w:pPr>
      <w:bookmarkStart w:id="37" w:name="_Toc228733103"/>
      <w:r>
        <w:rPr>
          <w:rFonts w:hint="eastAsia"/>
        </w:rPr>
        <w:lastRenderedPageBreak/>
        <w:t xml:space="preserve">2.2 </w:t>
      </w:r>
      <w:r>
        <w:rPr>
          <w:rFonts w:hint="eastAsia"/>
        </w:rPr>
        <w:t>核心模块设计</w:t>
      </w:r>
      <w:bookmarkEnd w:id="37"/>
    </w:p>
    <w:p w14:paraId="452FF291" w14:textId="77777777" w:rsidR="003E056B" w:rsidRDefault="00000000">
      <w:pPr>
        <w:rPr>
          <w:rFonts w:ascii="黑体" w:eastAsia="黑体" w:hAnsi="黑体" w:cs="黑体" w:hint="eastAsia"/>
          <w:sz w:val="28"/>
          <w:szCs w:val="28"/>
        </w:rPr>
      </w:pPr>
      <w:r>
        <w:rPr>
          <w:rFonts w:ascii="黑体" w:eastAsia="黑体" w:hAnsi="黑体" w:cs="黑体" w:hint="eastAsia"/>
          <w:sz w:val="28"/>
          <w:szCs w:val="28"/>
        </w:rPr>
        <w:t>2.2.1 用户</w:t>
      </w:r>
      <w:proofErr w:type="gramStart"/>
      <w:r>
        <w:rPr>
          <w:rFonts w:ascii="黑体" w:eastAsia="黑体" w:hAnsi="黑体" w:cs="黑体" w:hint="eastAsia"/>
          <w:sz w:val="28"/>
          <w:szCs w:val="28"/>
        </w:rPr>
        <w:t>端核心</w:t>
      </w:r>
      <w:proofErr w:type="gramEnd"/>
      <w:r>
        <w:rPr>
          <w:rFonts w:ascii="黑体" w:eastAsia="黑体" w:hAnsi="黑体" w:cs="黑体" w:hint="eastAsia"/>
          <w:sz w:val="28"/>
          <w:szCs w:val="28"/>
        </w:rPr>
        <w:t>模块</w:t>
      </w:r>
    </w:p>
    <w:p w14:paraId="5B798110"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用户</w:t>
      </w:r>
      <w:proofErr w:type="gramStart"/>
      <w:r w:rsidRPr="007A5A56">
        <w:rPr>
          <w:rFonts w:ascii="Times New Roman" w:eastAsia="宋体" w:hAnsi="Times New Roman" w:cs="Times New Roman"/>
          <w:sz w:val="24"/>
          <w:szCs w:val="24"/>
        </w:rPr>
        <w:t>端包括</w:t>
      </w:r>
      <w:proofErr w:type="gramEnd"/>
      <w:r w:rsidRPr="007A5A56">
        <w:rPr>
          <w:rFonts w:ascii="Times New Roman" w:eastAsia="宋体" w:hAnsi="Times New Roman" w:cs="Times New Roman"/>
          <w:sz w:val="24"/>
          <w:szCs w:val="24"/>
        </w:rPr>
        <w:t>六个核心模块，分别为</w:t>
      </w:r>
      <w:r w:rsidRPr="007A5A56">
        <w:rPr>
          <w:rFonts w:ascii="Times New Roman" w:eastAsia="宋体" w:hAnsi="Times New Roman" w:cs="Times New Roman"/>
          <w:b/>
          <w:bCs/>
          <w:sz w:val="24"/>
          <w:szCs w:val="24"/>
        </w:rPr>
        <w:t>呼叫模块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预约模块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路径规划模块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可视化地图模块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消息通知模块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个人模块</w:t>
      </w:r>
      <w:r w:rsidRPr="007A5A56">
        <w:rPr>
          <w:rFonts w:ascii="Times New Roman" w:eastAsia="宋体" w:hAnsi="Times New Roman" w:cs="Times New Roman"/>
          <w:sz w:val="24"/>
          <w:szCs w:val="24"/>
        </w:rPr>
        <w:t>。</w:t>
      </w:r>
    </w:p>
    <w:p w14:paraId="5F591B3A" w14:textId="77777777" w:rsidR="003E056B" w:rsidRPr="007A5A56" w:rsidRDefault="00000000" w:rsidP="007A5A56">
      <w:pPr>
        <w:spacing w:line="360" w:lineRule="auto"/>
        <w:ind w:firstLineChars="200" w:firstLine="482"/>
        <w:rPr>
          <w:rFonts w:ascii="Times New Roman" w:eastAsia="宋体" w:hAnsi="Times New Roman" w:cs="Times New Roman"/>
          <w:b/>
          <w:bCs/>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1</w:t>
      </w:r>
      <w:r w:rsidRPr="007A5A56">
        <w:rPr>
          <w:rFonts w:ascii="Times New Roman" w:eastAsia="宋体" w:hAnsi="Times New Roman" w:cs="Times New Roman"/>
          <w:b/>
          <w:bCs/>
          <w:sz w:val="24"/>
          <w:szCs w:val="24"/>
        </w:rPr>
        <w:t>）呼叫模块</w:t>
      </w:r>
    </w:p>
    <w:p w14:paraId="787666CB"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本模块主要分为</w:t>
      </w:r>
      <w:r w:rsidRPr="007A5A56">
        <w:rPr>
          <w:rFonts w:ascii="Times New Roman" w:eastAsia="宋体" w:hAnsi="Times New Roman" w:cs="Times New Roman"/>
          <w:sz w:val="24"/>
          <w:szCs w:val="24"/>
        </w:rPr>
        <w:t xml:space="preserve">V2V </w:t>
      </w:r>
      <w:r w:rsidRPr="007A5A56">
        <w:rPr>
          <w:rFonts w:ascii="Times New Roman" w:eastAsia="宋体" w:hAnsi="Times New Roman" w:cs="Times New Roman"/>
          <w:sz w:val="24"/>
          <w:szCs w:val="24"/>
        </w:rPr>
        <w:t>互助呼叫和官方紧急救援呼叫两部分。</w:t>
      </w:r>
      <w:r w:rsidRPr="007A5A56">
        <w:rPr>
          <w:rFonts w:ascii="Times New Roman" w:eastAsia="宋体" w:hAnsi="Times New Roman" w:cs="Times New Roman"/>
          <w:sz w:val="24"/>
          <w:szCs w:val="24"/>
        </w:rPr>
        <w:t xml:space="preserve">V2V </w:t>
      </w:r>
      <w:r w:rsidRPr="007A5A56">
        <w:rPr>
          <w:rFonts w:ascii="Times New Roman" w:eastAsia="宋体" w:hAnsi="Times New Roman" w:cs="Times New Roman"/>
          <w:sz w:val="24"/>
          <w:szCs w:val="24"/>
        </w:rPr>
        <w:t>互助呼叫会通过地图定位你的实时位置，向周边范围内的其他车主发起求助；接单车主可根据自身位置与情况，前往求助车主所在地，完成车对车应急补电。官方紧急救援呼叫则是直接联系平台官方工作人员，工作人员收到求助信息后，会立刻安排救援车辆上门施救。</w:t>
      </w:r>
    </w:p>
    <w:p w14:paraId="71527B12" w14:textId="77777777" w:rsidR="003E056B" w:rsidRPr="007A5A56" w:rsidRDefault="00000000" w:rsidP="007A5A56">
      <w:pPr>
        <w:spacing w:line="360" w:lineRule="auto"/>
        <w:ind w:firstLineChars="200" w:firstLine="482"/>
        <w:rPr>
          <w:rFonts w:ascii="Times New Roman" w:eastAsia="宋体" w:hAnsi="Times New Roman" w:cs="Times New Roman"/>
          <w:b/>
          <w:bCs/>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2</w:t>
      </w:r>
      <w:r w:rsidRPr="007A5A56">
        <w:rPr>
          <w:rFonts w:ascii="Times New Roman" w:eastAsia="宋体" w:hAnsi="Times New Roman" w:cs="Times New Roman"/>
          <w:b/>
          <w:bCs/>
          <w:sz w:val="24"/>
          <w:szCs w:val="24"/>
        </w:rPr>
        <w:t>）预约模块</w:t>
      </w:r>
    </w:p>
    <w:p w14:paraId="04484F2A"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该模块主要为用户提供私人充电桩预约使用服务。用户可以在线提交私桩预约申请，查找平台上其他车主共享的私人充电桩，主动</w:t>
      </w:r>
      <w:proofErr w:type="gramStart"/>
      <w:r w:rsidRPr="007A5A56">
        <w:rPr>
          <w:rFonts w:ascii="Times New Roman" w:eastAsia="宋体" w:hAnsi="Times New Roman" w:cs="Times New Roman"/>
          <w:sz w:val="24"/>
          <w:szCs w:val="24"/>
        </w:rPr>
        <w:t>联系桩主并</w:t>
      </w:r>
      <w:proofErr w:type="gramEnd"/>
      <w:r w:rsidRPr="007A5A56">
        <w:rPr>
          <w:rFonts w:ascii="Times New Roman" w:eastAsia="宋体" w:hAnsi="Times New Roman" w:cs="Times New Roman"/>
          <w:sz w:val="24"/>
          <w:szCs w:val="24"/>
        </w:rPr>
        <w:t>完成预约使用，有效盘活闲置私人充电桩资源，提高私桩利用率，方便车主就近补能。</w:t>
      </w:r>
    </w:p>
    <w:p w14:paraId="6511A7D7" w14:textId="77777777" w:rsidR="003E056B" w:rsidRPr="007A5A56" w:rsidRDefault="00000000" w:rsidP="007A5A56">
      <w:pPr>
        <w:spacing w:line="360" w:lineRule="auto"/>
        <w:ind w:firstLineChars="200" w:firstLine="482"/>
        <w:rPr>
          <w:rFonts w:ascii="Times New Roman" w:eastAsia="宋体" w:hAnsi="Times New Roman" w:cs="Times New Roman"/>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3</w:t>
      </w:r>
      <w:r w:rsidRPr="007A5A56">
        <w:rPr>
          <w:rFonts w:ascii="Times New Roman" w:eastAsia="宋体" w:hAnsi="Times New Roman" w:cs="Times New Roman"/>
          <w:b/>
          <w:bCs/>
          <w:sz w:val="24"/>
          <w:szCs w:val="24"/>
        </w:rPr>
        <w:t>）路径规划模块</w:t>
      </w:r>
      <w:r w:rsidRPr="007A5A56">
        <w:rPr>
          <w:rFonts w:ascii="Times New Roman" w:eastAsia="宋体" w:hAnsi="Times New Roman" w:cs="Times New Roman"/>
          <w:sz w:val="24"/>
          <w:szCs w:val="24"/>
        </w:rPr>
        <w:br/>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该模块主要分为长途出行路线规划与短途就近</w:t>
      </w:r>
      <w:proofErr w:type="gramStart"/>
      <w:r w:rsidRPr="007A5A56">
        <w:rPr>
          <w:rFonts w:ascii="Times New Roman" w:eastAsia="宋体" w:hAnsi="Times New Roman" w:cs="Times New Roman"/>
          <w:sz w:val="24"/>
          <w:szCs w:val="24"/>
        </w:rPr>
        <w:t>补能规划两</w:t>
      </w:r>
      <w:proofErr w:type="gramEnd"/>
      <w:r w:rsidRPr="007A5A56">
        <w:rPr>
          <w:rFonts w:ascii="Times New Roman" w:eastAsia="宋体" w:hAnsi="Times New Roman" w:cs="Times New Roman"/>
          <w:sz w:val="24"/>
          <w:szCs w:val="24"/>
        </w:rPr>
        <w:t>大功能。系统会结合车辆当前剩余电量、实时位置等车况信息，智能规划从用户所在位置到目标充电桩的最优行驶路线，既能满足长途跨区域出行</w:t>
      </w:r>
      <w:proofErr w:type="gramStart"/>
      <w:r w:rsidRPr="007A5A56">
        <w:rPr>
          <w:rFonts w:ascii="Times New Roman" w:eastAsia="宋体" w:hAnsi="Times New Roman" w:cs="Times New Roman"/>
          <w:sz w:val="24"/>
          <w:szCs w:val="24"/>
        </w:rPr>
        <w:t>的补能导航</w:t>
      </w:r>
      <w:proofErr w:type="gramEnd"/>
      <w:r w:rsidRPr="007A5A56">
        <w:rPr>
          <w:rFonts w:ascii="Times New Roman" w:eastAsia="宋体" w:hAnsi="Times New Roman" w:cs="Times New Roman"/>
          <w:sz w:val="24"/>
          <w:szCs w:val="24"/>
        </w:rPr>
        <w:t>需求，也能快速匹配周边短途可用充电桩，高效引导用户顺利抵达充电</w:t>
      </w:r>
      <w:proofErr w:type="gramStart"/>
      <w:r w:rsidRPr="007A5A56">
        <w:rPr>
          <w:rFonts w:ascii="Times New Roman" w:eastAsia="宋体" w:hAnsi="Times New Roman" w:cs="Times New Roman"/>
          <w:sz w:val="24"/>
          <w:szCs w:val="24"/>
        </w:rPr>
        <w:t>桩进行</w:t>
      </w:r>
      <w:proofErr w:type="gramEnd"/>
      <w:r w:rsidRPr="007A5A56">
        <w:rPr>
          <w:rFonts w:ascii="Times New Roman" w:eastAsia="宋体" w:hAnsi="Times New Roman" w:cs="Times New Roman"/>
          <w:sz w:val="24"/>
          <w:szCs w:val="24"/>
        </w:rPr>
        <w:t>充电。</w:t>
      </w:r>
    </w:p>
    <w:p w14:paraId="7160DC09" w14:textId="77777777" w:rsidR="003E056B" w:rsidRPr="007A5A56" w:rsidRDefault="00000000" w:rsidP="007A5A56">
      <w:pPr>
        <w:spacing w:line="360" w:lineRule="auto"/>
        <w:ind w:firstLineChars="200" w:firstLine="482"/>
        <w:rPr>
          <w:rFonts w:ascii="Times New Roman" w:eastAsia="宋体" w:hAnsi="Times New Roman" w:cs="Times New Roman"/>
          <w:b/>
          <w:bCs/>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4</w:t>
      </w:r>
      <w:r w:rsidRPr="007A5A56">
        <w:rPr>
          <w:rFonts w:ascii="Times New Roman" w:eastAsia="宋体" w:hAnsi="Times New Roman" w:cs="Times New Roman"/>
          <w:b/>
          <w:bCs/>
          <w:sz w:val="24"/>
          <w:szCs w:val="24"/>
        </w:rPr>
        <w:t>）可视化地图模块</w:t>
      </w:r>
    </w:p>
    <w:p w14:paraId="2BE64BEB"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该模块支持车辆与充电桩实时精准定位功能，同时用户还能根据距离、电价、桩类型、空闲状态等多种条件进行词条筛选检索，系统会自动筛选并清晰展示周边所有可用充电桩的具体位置、详细参数、收费标准以及实时使用状态，方便用户快速查找、直观了解，就近找到合适的充电站点。</w:t>
      </w:r>
    </w:p>
    <w:p w14:paraId="3CFB3995" w14:textId="77777777" w:rsidR="003E056B" w:rsidRPr="007A5A56" w:rsidRDefault="00000000" w:rsidP="007A5A56">
      <w:pPr>
        <w:spacing w:line="360" w:lineRule="auto"/>
        <w:ind w:firstLineChars="200" w:firstLine="482"/>
        <w:rPr>
          <w:rFonts w:ascii="Times New Roman" w:eastAsia="宋体" w:hAnsi="Times New Roman" w:cs="Times New Roman"/>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5</w:t>
      </w:r>
      <w:r w:rsidRPr="007A5A56">
        <w:rPr>
          <w:rFonts w:ascii="Times New Roman" w:eastAsia="宋体" w:hAnsi="Times New Roman" w:cs="Times New Roman"/>
          <w:b/>
          <w:bCs/>
          <w:sz w:val="24"/>
          <w:szCs w:val="24"/>
        </w:rPr>
        <w:t>）消息通知模块</w:t>
      </w:r>
      <w:r w:rsidRPr="007A5A56">
        <w:rPr>
          <w:rFonts w:ascii="Times New Roman" w:eastAsia="宋体" w:hAnsi="Times New Roman" w:cs="Times New Roman"/>
          <w:sz w:val="24"/>
          <w:szCs w:val="24"/>
        </w:rPr>
        <w:br/>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该模块主要负责接收来自其他车主以及平台官方推送的各类聊天消息、系统通知与提醒，支持用户在线实时收发消息、一对一在线对话交流，方便及时查看互动信息、沟通充电互助相关事宜，做到消息不遗漏、沟通更及时顺畅。</w:t>
      </w:r>
    </w:p>
    <w:p w14:paraId="0CDCE059" w14:textId="77777777" w:rsidR="003E056B" w:rsidRPr="007A5A56" w:rsidRDefault="00000000" w:rsidP="007A5A56">
      <w:pPr>
        <w:spacing w:line="360" w:lineRule="auto"/>
        <w:ind w:firstLineChars="200" w:firstLine="482"/>
        <w:rPr>
          <w:rFonts w:ascii="Times New Roman" w:eastAsia="宋体" w:hAnsi="Times New Roman" w:cs="Times New Roman"/>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6</w:t>
      </w:r>
      <w:r w:rsidRPr="007A5A56">
        <w:rPr>
          <w:rFonts w:ascii="Times New Roman" w:eastAsia="宋体" w:hAnsi="Times New Roman" w:cs="Times New Roman"/>
          <w:b/>
          <w:bCs/>
          <w:sz w:val="24"/>
          <w:szCs w:val="24"/>
        </w:rPr>
        <w:t>）个人模块</w:t>
      </w:r>
      <w:r w:rsidRPr="007A5A56">
        <w:rPr>
          <w:rFonts w:ascii="Times New Roman" w:eastAsia="宋体" w:hAnsi="Times New Roman" w:cs="Times New Roman"/>
          <w:sz w:val="24"/>
          <w:szCs w:val="24"/>
        </w:rPr>
        <w:br/>
      </w:r>
      <w:r w:rsidRPr="007A5A56">
        <w:rPr>
          <w:rFonts w:ascii="Times New Roman" w:eastAsia="宋体" w:hAnsi="Times New Roman" w:cs="Times New Roman"/>
          <w:sz w:val="24"/>
          <w:szCs w:val="24"/>
        </w:rPr>
        <w:lastRenderedPageBreak/>
        <w:tab/>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该模块是用户个人中心管理模块，支持账号登录注册、个人信息个性化设置与编辑；同时可完成自家私人充电桩绑定、车辆信息录入完善，还能对心仪充电</w:t>
      </w:r>
      <w:proofErr w:type="gramStart"/>
      <w:r w:rsidRPr="007A5A56">
        <w:rPr>
          <w:rFonts w:ascii="Times New Roman" w:eastAsia="宋体" w:hAnsi="Times New Roman" w:cs="Times New Roman"/>
          <w:sz w:val="24"/>
          <w:szCs w:val="24"/>
        </w:rPr>
        <w:t>桩进行</w:t>
      </w:r>
      <w:proofErr w:type="gramEnd"/>
      <w:r w:rsidRPr="007A5A56">
        <w:rPr>
          <w:rFonts w:ascii="Times New Roman" w:eastAsia="宋体" w:hAnsi="Times New Roman" w:cs="Times New Roman"/>
          <w:sz w:val="24"/>
          <w:szCs w:val="24"/>
        </w:rPr>
        <w:t>收藏关注、对</w:t>
      </w:r>
      <w:proofErr w:type="gramStart"/>
      <w:r w:rsidRPr="007A5A56">
        <w:rPr>
          <w:rFonts w:ascii="Times New Roman" w:eastAsia="宋体" w:hAnsi="Times New Roman" w:cs="Times New Roman"/>
          <w:sz w:val="24"/>
          <w:szCs w:val="24"/>
        </w:rPr>
        <w:t>不良桩源进行</w:t>
      </w:r>
      <w:proofErr w:type="gramEnd"/>
      <w:r w:rsidRPr="007A5A56">
        <w:rPr>
          <w:rFonts w:ascii="Times New Roman" w:eastAsia="宋体" w:hAnsi="Times New Roman" w:cs="Times New Roman"/>
          <w:sz w:val="24"/>
          <w:szCs w:val="24"/>
        </w:rPr>
        <w:t>拉黑处理。日常使用中遇到充电桩故障，也可在此模块实时在线上报反馈，并且内置智能客服功能，遇到各类问题都能随时在线咨询解答。</w:t>
      </w:r>
    </w:p>
    <w:p w14:paraId="10977A4C" w14:textId="77777777" w:rsidR="003E056B" w:rsidRDefault="00000000">
      <w:pPr>
        <w:rPr>
          <w:rFonts w:ascii="黑体" w:eastAsia="黑体" w:hAnsi="黑体" w:cs="黑体" w:hint="eastAsia"/>
          <w:sz w:val="28"/>
          <w:szCs w:val="28"/>
        </w:rPr>
      </w:pPr>
      <w:r>
        <w:rPr>
          <w:rFonts w:ascii="黑体" w:eastAsia="黑体" w:hAnsi="黑体" w:cs="黑体" w:hint="eastAsia"/>
          <w:sz w:val="28"/>
          <w:szCs w:val="28"/>
        </w:rPr>
        <w:t>2.2.2管理</w:t>
      </w:r>
      <w:proofErr w:type="gramStart"/>
      <w:r>
        <w:rPr>
          <w:rFonts w:ascii="黑体" w:eastAsia="黑体" w:hAnsi="黑体" w:cs="黑体" w:hint="eastAsia"/>
          <w:sz w:val="28"/>
          <w:szCs w:val="28"/>
        </w:rPr>
        <w:t>端核心</w:t>
      </w:r>
      <w:proofErr w:type="gramEnd"/>
      <w:r>
        <w:rPr>
          <w:rFonts w:ascii="黑体" w:eastAsia="黑体" w:hAnsi="黑体" w:cs="黑体" w:hint="eastAsia"/>
          <w:sz w:val="28"/>
          <w:szCs w:val="28"/>
        </w:rPr>
        <w:t>模块</w:t>
      </w:r>
    </w:p>
    <w:p w14:paraId="1E3B5F6C"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管理</w:t>
      </w:r>
      <w:proofErr w:type="gramStart"/>
      <w:r w:rsidRPr="007A5A56">
        <w:rPr>
          <w:rFonts w:ascii="Times New Roman" w:eastAsia="宋体" w:hAnsi="Times New Roman" w:cs="Times New Roman"/>
          <w:sz w:val="24"/>
          <w:szCs w:val="24"/>
        </w:rPr>
        <w:t>端包括</w:t>
      </w:r>
      <w:proofErr w:type="gramEnd"/>
      <w:r w:rsidRPr="007A5A56">
        <w:rPr>
          <w:rFonts w:ascii="Times New Roman" w:eastAsia="宋体" w:hAnsi="Times New Roman" w:cs="Times New Roman"/>
          <w:sz w:val="24"/>
          <w:szCs w:val="24"/>
        </w:rPr>
        <w:t>三个核心功能模块，分为</w:t>
      </w:r>
      <w:r w:rsidRPr="007A5A56">
        <w:rPr>
          <w:rFonts w:ascii="Times New Roman" w:eastAsia="宋体" w:hAnsi="Times New Roman" w:cs="Times New Roman"/>
          <w:b/>
          <w:bCs/>
          <w:sz w:val="24"/>
          <w:szCs w:val="24"/>
        </w:rPr>
        <w:t>平台管理员后台管理模块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应急服务人员救援管理模块</w:t>
      </w:r>
      <w:r w:rsidRPr="007A5A56">
        <w:rPr>
          <w:rFonts w:ascii="Times New Roman" w:eastAsia="宋体" w:hAnsi="Times New Roman" w:cs="Times New Roman"/>
          <w:sz w:val="24"/>
          <w:szCs w:val="24"/>
        </w:rPr>
        <w:t>、</w:t>
      </w:r>
      <w:r w:rsidRPr="007A5A56">
        <w:rPr>
          <w:rFonts w:ascii="Times New Roman" w:eastAsia="宋体" w:hAnsi="Times New Roman" w:cs="Times New Roman"/>
          <w:b/>
          <w:bCs/>
          <w:sz w:val="24"/>
          <w:szCs w:val="24"/>
        </w:rPr>
        <w:t>充电桩桩主认证管理模块</w:t>
      </w:r>
      <w:r w:rsidRPr="007A5A56">
        <w:rPr>
          <w:rFonts w:ascii="Times New Roman" w:eastAsia="宋体" w:hAnsi="Times New Roman" w:cs="Times New Roman"/>
          <w:sz w:val="24"/>
          <w:szCs w:val="24"/>
        </w:rPr>
        <w:t>。</w:t>
      </w:r>
    </w:p>
    <w:p w14:paraId="66C87358" w14:textId="77777777" w:rsidR="003E056B" w:rsidRPr="007A5A56" w:rsidRDefault="00000000" w:rsidP="007A5A56">
      <w:pPr>
        <w:spacing w:line="360" w:lineRule="auto"/>
        <w:ind w:firstLineChars="200" w:firstLine="482"/>
        <w:rPr>
          <w:rFonts w:ascii="Times New Roman" w:eastAsia="宋体" w:hAnsi="Times New Roman" w:cs="Times New Roman"/>
          <w:b/>
          <w:bCs/>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1</w:t>
      </w:r>
      <w:r w:rsidRPr="007A5A56">
        <w:rPr>
          <w:rFonts w:ascii="Times New Roman" w:eastAsia="宋体" w:hAnsi="Times New Roman" w:cs="Times New Roman"/>
          <w:b/>
          <w:bCs/>
          <w:sz w:val="24"/>
          <w:szCs w:val="24"/>
        </w:rPr>
        <w:t>）平台管理员后台管理模块</w:t>
      </w:r>
    </w:p>
    <w:p w14:paraId="32FDF141" w14:textId="77777777" w:rsidR="003E056B" w:rsidRPr="007A5A56" w:rsidRDefault="00000000" w:rsidP="007A5A56">
      <w:pPr>
        <w:spacing w:line="360" w:lineRule="auto"/>
        <w:ind w:firstLineChars="200" w:firstLine="480"/>
        <w:rPr>
          <w:rFonts w:ascii="Times New Roman" w:eastAsia="宋体" w:hAnsi="Times New Roman" w:cs="Times New Roman"/>
          <w:sz w:val="24"/>
          <w:szCs w:val="24"/>
        </w:rPr>
      </w:pPr>
      <w:r w:rsidRPr="007A5A56">
        <w:rPr>
          <w:rFonts w:ascii="Times New Roman" w:eastAsia="宋体" w:hAnsi="Times New Roman" w:cs="Times New Roman"/>
          <w:sz w:val="24"/>
          <w:szCs w:val="24"/>
        </w:rPr>
        <w:t>该模块是平台官方管理中心，专门面向平台管理员开放全量后台管理权限，覆盖平台运营、资质审核、秩序维护、活动运营全流程管理工作。管理员可在此自主策划、设计并发布各类平台运营推广活动，丰富平台用户生态；同时负责全平台用户、</w:t>
      </w:r>
      <w:proofErr w:type="gramStart"/>
      <w:r w:rsidRPr="007A5A56">
        <w:rPr>
          <w:rFonts w:ascii="Times New Roman" w:eastAsia="宋体" w:hAnsi="Times New Roman" w:cs="Times New Roman"/>
          <w:sz w:val="24"/>
          <w:szCs w:val="24"/>
        </w:rPr>
        <w:t>桩源的</w:t>
      </w:r>
      <w:proofErr w:type="gramEnd"/>
      <w:r w:rsidRPr="007A5A56">
        <w:rPr>
          <w:rFonts w:ascii="Times New Roman" w:eastAsia="宋体" w:hAnsi="Times New Roman" w:cs="Times New Roman"/>
          <w:sz w:val="24"/>
          <w:szCs w:val="24"/>
        </w:rPr>
        <w:t>双重资质审核工作，包括用户车辆实名认证审核、私人充电桩入网资质认证审核，严格把控平台入驻门槛；还能统一处理平台内用户</w:t>
      </w:r>
      <w:proofErr w:type="gramStart"/>
      <w:r w:rsidRPr="007A5A56">
        <w:rPr>
          <w:rFonts w:ascii="Times New Roman" w:eastAsia="宋体" w:hAnsi="Times New Roman" w:cs="Times New Roman"/>
          <w:sz w:val="24"/>
          <w:szCs w:val="24"/>
        </w:rPr>
        <w:t>与桩主之间</w:t>
      </w:r>
      <w:proofErr w:type="gramEnd"/>
      <w:r w:rsidRPr="007A5A56">
        <w:rPr>
          <w:rFonts w:ascii="Times New Roman" w:eastAsia="宋体" w:hAnsi="Times New Roman" w:cs="Times New Roman"/>
          <w:sz w:val="24"/>
          <w:szCs w:val="24"/>
        </w:rPr>
        <w:t>产生的各类纠纷投诉，公正协调双方矛盾，维护平台正常有序的运营秩序。</w:t>
      </w:r>
    </w:p>
    <w:p w14:paraId="531D0EDF" w14:textId="77777777" w:rsidR="003E056B" w:rsidRPr="007A5A56" w:rsidRDefault="00000000" w:rsidP="007A5A56">
      <w:pPr>
        <w:spacing w:line="360" w:lineRule="auto"/>
        <w:ind w:firstLineChars="200" w:firstLine="482"/>
        <w:rPr>
          <w:rFonts w:ascii="Times New Roman" w:eastAsia="宋体" w:hAnsi="Times New Roman" w:cs="Times New Roman"/>
          <w:sz w:val="24"/>
          <w:szCs w:val="24"/>
        </w:rPr>
      </w:pPr>
      <w:r w:rsidRPr="007A5A56">
        <w:rPr>
          <w:rFonts w:ascii="Times New Roman" w:eastAsia="宋体" w:hAnsi="Times New Roman" w:cs="Times New Roman"/>
          <w:b/>
          <w:bCs/>
          <w:sz w:val="24"/>
          <w:szCs w:val="24"/>
        </w:rPr>
        <w:t>（</w:t>
      </w:r>
      <w:r w:rsidRPr="007A5A56">
        <w:rPr>
          <w:rFonts w:ascii="Times New Roman" w:eastAsia="宋体" w:hAnsi="Times New Roman" w:cs="Times New Roman"/>
          <w:b/>
          <w:bCs/>
          <w:sz w:val="24"/>
          <w:szCs w:val="24"/>
        </w:rPr>
        <w:t>2</w:t>
      </w:r>
      <w:r w:rsidRPr="007A5A56">
        <w:rPr>
          <w:rFonts w:ascii="Times New Roman" w:eastAsia="宋体" w:hAnsi="Times New Roman" w:cs="Times New Roman"/>
          <w:b/>
          <w:bCs/>
          <w:sz w:val="24"/>
          <w:szCs w:val="24"/>
        </w:rPr>
        <w:t>）应急服务人员救援管理模块</w:t>
      </w:r>
      <w:r w:rsidRPr="007A5A56">
        <w:rPr>
          <w:rFonts w:ascii="Times New Roman" w:eastAsia="宋体" w:hAnsi="Times New Roman" w:cs="Times New Roman"/>
          <w:sz w:val="24"/>
          <w:szCs w:val="24"/>
        </w:rPr>
        <w:br/>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该模块是平台官方应急救援服务中心，专门承接用户发起的各类紧急救援需求。应急服务人员会实时接收用户端发起的紧急呼叫求助，根据用户现场断电、缺电的不同紧急情况，灵活调度对应救援资源：既可以安排专业拖车上门救援，也能调度便携充电设备前往现场为车辆应急补电，快速响应用户突发用车困境，为车主提供安全可靠的官方应急救援保障。</w:t>
      </w:r>
    </w:p>
    <w:p w14:paraId="1CD06D10" w14:textId="77777777" w:rsidR="003E056B" w:rsidRPr="007A5A56" w:rsidRDefault="00000000" w:rsidP="007A5A56">
      <w:pPr>
        <w:spacing w:line="360" w:lineRule="auto"/>
        <w:ind w:firstLineChars="200" w:firstLine="482"/>
        <w:rPr>
          <w:rFonts w:ascii="Times New Roman" w:eastAsia="宋体" w:hAnsi="Times New Roman" w:cs="Times New Roman"/>
          <w:sz w:val="24"/>
          <w:szCs w:val="24"/>
        </w:rPr>
      </w:pPr>
      <w:r w:rsidRPr="007A5A56">
        <w:rPr>
          <w:rFonts w:ascii="Times New Roman" w:eastAsia="宋体" w:hAnsi="Times New Roman" w:cs="Times New Roman"/>
          <w:b/>
          <w:bCs/>
          <w:sz w:val="24"/>
          <w:szCs w:val="24"/>
        </w:rPr>
        <w:t>(3)</w:t>
      </w:r>
      <w:r w:rsidRPr="007A5A56">
        <w:rPr>
          <w:rFonts w:ascii="Times New Roman" w:eastAsia="宋体" w:hAnsi="Times New Roman" w:cs="Times New Roman"/>
          <w:b/>
          <w:bCs/>
          <w:sz w:val="24"/>
          <w:szCs w:val="24"/>
        </w:rPr>
        <w:t>充电桩桩主认证管理模块</w:t>
      </w:r>
      <w:r w:rsidRPr="007A5A56">
        <w:rPr>
          <w:rFonts w:ascii="Times New Roman" w:eastAsia="宋体" w:hAnsi="Times New Roman" w:cs="Times New Roman"/>
          <w:sz w:val="24"/>
          <w:szCs w:val="24"/>
        </w:rPr>
        <w:br/>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ab/>
      </w:r>
      <w:r w:rsidRPr="007A5A56">
        <w:rPr>
          <w:rFonts w:ascii="Times New Roman" w:eastAsia="宋体" w:hAnsi="Times New Roman" w:cs="Times New Roman"/>
          <w:sz w:val="24"/>
          <w:szCs w:val="24"/>
        </w:rPr>
        <w:t>该模块面向平台入驻的私人充电桩认证用户（桩主）开放，是</w:t>
      </w:r>
      <w:proofErr w:type="gramStart"/>
      <w:r w:rsidRPr="007A5A56">
        <w:rPr>
          <w:rFonts w:ascii="Times New Roman" w:eastAsia="宋体" w:hAnsi="Times New Roman" w:cs="Times New Roman"/>
          <w:sz w:val="24"/>
          <w:szCs w:val="24"/>
        </w:rPr>
        <w:t>桩主专属私桩</w:t>
      </w:r>
      <w:proofErr w:type="gramEnd"/>
      <w:r w:rsidRPr="007A5A56">
        <w:rPr>
          <w:rFonts w:ascii="Times New Roman" w:eastAsia="宋体" w:hAnsi="Times New Roman" w:cs="Times New Roman"/>
          <w:sz w:val="24"/>
          <w:szCs w:val="24"/>
        </w:rPr>
        <w:t>运营管理后台。</w:t>
      </w:r>
      <w:proofErr w:type="gramStart"/>
      <w:r w:rsidRPr="007A5A56">
        <w:rPr>
          <w:rFonts w:ascii="Times New Roman" w:eastAsia="宋体" w:hAnsi="Times New Roman" w:cs="Times New Roman"/>
          <w:sz w:val="24"/>
          <w:szCs w:val="24"/>
        </w:rPr>
        <w:t>桩主可</w:t>
      </w:r>
      <w:proofErr w:type="gramEnd"/>
      <w:r w:rsidRPr="007A5A56">
        <w:rPr>
          <w:rFonts w:ascii="Times New Roman" w:eastAsia="宋体" w:hAnsi="Times New Roman" w:cs="Times New Roman"/>
          <w:sz w:val="24"/>
          <w:szCs w:val="24"/>
        </w:rPr>
        <w:t>在此自主编辑、修改自家私人充电桩的全部设备信息与共享状态；能实时查看并回复其他车主发起的私桩充电预约、使用咨询；可在线完成充电订单费用收取、结算对账；同时全程管理充电</w:t>
      </w:r>
      <w:proofErr w:type="gramStart"/>
      <w:r w:rsidRPr="007A5A56">
        <w:rPr>
          <w:rFonts w:ascii="Times New Roman" w:eastAsia="宋体" w:hAnsi="Times New Roman" w:cs="Times New Roman"/>
          <w:sz w:val="24"/>
          <w:szCs w:val="24"/>
        </w:rPr>
        <w:t>桩对外共享充电全</w:t>
      </w:r>
      <w:proofErr w:type="gramEnd"/>
      <w:r w:rsidRPr="007A5A56">
        <w:rPr>
          <w:rFonts w:ascii="Times New Roman" w:eastAsia="宋体" w:hAnsi="Times New Roman" w:cs="Times New Roman"/>
          <w:sz w:val="24"/>
          <w:szCs w:val="24"/>
        </w:rPr>
        <w:t>流程，自主对接充电车主、完成充电服务履约，高效运营自家闲置私人充电桩。</w:t>
      </w:r>
    </w:p>
    <w:p w14:paraId="02F4AF72" w14:textId="77777777" w:rsidR="003E056B" w:rsidRDefault="003E056B">
      <w:pPr>
        <w:rPr>
          <w:rFonts w:hint="eastAsia"/>
        </w:rPr>
      </w:pPr>
    </w:p>
    <w:p w14:paraId="7FFB5777" w14:textId="77777777" w:rsidR="003E056B" w:rsidRDefault="003E056B">
      <w:pPr>
        <w:rPr>
          <w:rFonts w:hint="eastAsia"/>
        </w:rPr>
      </w:pPr>
    </w:p>
    <w:p w14:paraId="68577321" w14:textId="77777777" w:rsidR="003E056B" w:rsidRDefault="003E056B">
      <w:pPr>
        <w:rPr>
          <w:rFonts w:hint="eastAsia"/>
        </w:rPr>
      </w:pPr>
    </w:p>
    <w:p w14:paraId="7DE8B657" w14:textId="77777777" w:rsidR="003E056B" w:rsidRDefault="003E056B">
      <w:pPr>
        <w:rPr>
          <w:rFonts w:hint="eastAsia"/>
        </w:rPr>
      </w:pPr>
    </w:p>
    <w:p w14:paraId="52E0BCCC" w14:textId="77777777" w:rsidR="007A5A56" w:rsidRDefault="007A5A56">
      <w:pPr>
        <w:widowControl/>
        <w:jc w:val="left"/>
        <w:rPr>
          <w:rFonts w:eastAsia="黑体" w:hint="eastAsia"/>
          <w:bCs/>
          <w:kern w:val="44"/>
          <w:sz w:val="44"/>
          <w:szCs w:val="44"/>
          <w:lang w:val="zh-CN"/>
        </w:rPr>
      </w:pPr>
      <w:r>
        <w:rPr>
          <w:rFonts w:hint="eastAsia"/>
        </w:rPr>
        <w:lastRenderedPageBreak/>
        <w:br w:type="page"/>
      </w:r>
    </w:p>
    <w:p w14:paraId="63A82363" w14:textId="0F6939F2" w:rsidR="003E056B" w:rsidRDefault="00000000">
      <w:pPr>
        <w:pStyle w:val="1"/>
        <w:numPr>
          <w:ilvl w:val="0"/>
          <w:numId w:val="0"/>
        </w:numPr>
        <w:ind w:left="1545" w:hanging="1545"/>
        <w:jc w:val="center"/>
        <w:rPr>
          <w:rFonts w:hint="eastAsia"/>
        </w:rPr>
      </w:pPr>
      <w:bookmarkStart w:id="38" w:name="_Toc228733104"/>
      <w:r>
        <w:lastRenderedPageBreak/>
        <w:t>第三章</w:t>
      </w:r>
      <w:r>
        <w:rPr>
          <w:rFonts w:hint="eastAsia"/>
          <w:lang w:val="en-US"/>
        </w:rPr>
        <w:t xml:space="preserve"> </w:t>
      </w:r>
      <w:r>
        <w:rPr>
          <w:rFonts w:hint="eastAsia"/>
        </w:rPr>
        <w:t>详细设计</w:t>
      </w:r>
      <w:bookmarkEnd w:id="38"/>
    </w:p>
    <w:p w14:paraId="44626980" w14:textId="77777777" w:rsidR="003E056B" w:rsidRDefault="00000000" w:rsidP="001F2CE5">
      <w:pPr>
        <w:pStyle w:val="2"/>
        <w:rPr>
          <w:rFonts w:hint="eastAsia"/>
        </w:rPr>
      </w:pPr>
      <w:bookmarkStart w:id="39" w:name="_Toc228733105"/>
      <w:r>
        <w:rPr>
          <w:rFonts w:hint="eastAsia"/>
        </w:rPr>
        <w:t xml:space="preserve">3.1 </w:t>
      </w:r>
      <w:r>
        <w:rPr>
          <w:rFonts w:hint="eastAsia"/>
        </w:rPr>
        <w:t>数据库设计</w:t>
      </w:r>
      <w:bookmarkEnd w:id="39"/>
    </w:p>
    <w:p w14:paraId="0E7639DB" w14:textId="77777777" w:rsidR="003E056B" w:rsidRDefault="00000000">
      <w:pPr>
        <w:rPr>
          <w:rFonts w:ascii="黑体" w:eastAsia="黑体" w:hAnsi="黑体" w:cs="黑体" w:hint="eastAsia"/>
          <w:sz w:val="28"/>
          <w:szCs w:val="28"/>
        </w:rPr>
      </w:pPr>
      <w:r>
        <w:rPr>
          <w:rFonts w:ascii="黑体" w:eastAsia="黑体" w:hAnsi="黑体" w:cs="黑体" w:hint="eastAsia"/>
          <w:sz w:val="28"/>
          <w:szCs w:val="28"/>
        </w:rPr>
        <w:t>3.1.1 数据库概要设计</w:t>
      </w:r>
    </w:p>
    <w:p w14:paraId="68963EAE" w14:textId="77777777" w:rsidR="003E056B" w:rsidRPr="007A5A56" w:rsidRDefault="00000000" w:rsidP="007A5A56">
      <w:pPr>
        <w:widowControl/>
        <w:spacing w:line="360" w:lineRule="auto"/>
        <w:ind w:firstLineChars="200" w:firstLine="480"/>
        <w:rPr>
          <w:rFonts w:ascii="宋体" w:eastAsia="宋体" w:hAnsi="宋体" w:cs="宋体" w:hint="eastAsia"/>
          <w:color w:val="000000"/>
          <w:kern w:val="0"/>
          <w:sz w:val="24"/>
          <w:szCs w:val="24"/>
          <w:lang w:bidi="ar"/>
        </w:rPr>
      </w:pPr>
      <w:r w:rsidRPr="007A5A56">
        <w:rPr>
          <w:rFonts w:ascii="宋体" w:eastAsia="宋体" w:hAnsi="宋体" w:cs="宋体" w:hint="eastAsia"/>
          <w:color w:val="000000"/>
          <w:kern w:val="0"/>
          <w:sz w:val="24"/>
          <w:szCs w:val="24"/>
          <w:lang w:bidi="ar"/>
        </w:rPr>
        <w:t>对系统业务领域进行深入分析之后，进行数据库概念设计，梳理实体属性，构建了如图所示E-R图。</w:t>
      </w:r>
    </w:p>
    <w:p w14:paraId="66EF74EC" w14:textId="77777777" w:rsidR="003E056B" w:rsidRDefault="00000000">
      <w:pPr>
        <w:widowControl/>
        <w:ind w:firstLine="420"/>
        <w:jc w:val="left"/>
        <w:rPr>
          <w:rFonts w:ascii="宋体" w:eastAsia="宋体" w:hAnsi="宋体" w:cs="宋体" w:hint="eastAsia"/>
          <w:color w:val="000000"/>
          <w:kern w:val="0"/>
          <w:szCs w:val="21"/>
          <w:lang w:bidi="ar"/>
        </w:rPr>
      </w:pPr>
      <w:r>
        <w:rPr>
          <w:rFonts w:ascii="宋体" w:eastAsia="宋体" w:hAnsi="宋体" w:cs="宋体" w:hint="eastAsia"/>
          <w:noProof/>
          <w:color w:val="000000"/>
          <w:kern w:val="0"/>
          <w:szCs w:val="21"/>
          <w:lang w:bidi="ar"/>
        </w:rPr>
        <w:drawing>
          <wp:inline distT="0" distB="0" distL="114300" distR="114300" wp14:anchorId="4E383ADF" wp14:editId="5E375760">
            <wp:extent cx="5248910" cy="4870450"/>
            <wp:effectExtent l="0" t="0" r="8890" b="6350"/>
            <wp:docPr id="4" name="图片 4" descr="over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overall-er"/>
                    <pic:cNvPicPr>
                      <a:picLocks noChangeAspect="1"/>
                    </pic:cNvPicPr>
                  </pic:nvPicPr>
                  <pic:blipFill>
                    <a:blip r:embed="rId12"/>
                    <a:stretch>
                      <a:fillRect/>
                    </a:stretch>
                  </pic:blipFill>
                  <pic:spPr>
                    <a:xfrm>
                      <a:off x="0" y="0"/>
                      <a:ext cx="5248910" cy="4870450"/>
                    </a:xfrm>
                    <a:prstGeom prst="rect">
                      <a:avLst/>
                    </a:prstGeom>
                  </pic:spPr>
                </pic:pic>
              </a:graphicData>
            </a:graphic>
          </wp:inline>
        </w:drawing>
      </w:r>
    </w:p>
    <w:p w14:paraId="0B65682A" w14:textId="77777777" w:rsidR="003E056B" w:rsidRDefault="00000000">
      <w:pPr>
        <w:widowControl/>
        <w:jc w:val="left"/>
        <w:rPr>
          <w:rFonts w:ascii="黑体" w:eastAsia="黑体" w:hAnsi="黑体" w:cs="黑体" w:hint="eastAsia"/>
          <w:color w:val="000000"/>
          <w:kern w:val="0"/>
          <w:sz w:val="28"/>
          <w:szCs w:val="28"/>
          <w:lang w:bidi="ar"/>
        </w:rPr>
      </w:pPr>
      <w:r>
        <w:rPr>
          <w:rFonts w:ascii="黑体" w:eastAsia="黑体" w:hAnsi="黑体" w:cs="黑体" w:hint="eastAsia"/>
          <w:color w:val="000000"/>
          <w:kern w:val="0"/>
          <w:sz w:val="28"/>
          <w:szCs w:val="28"/>
          <w:lang w:bidi="ar"/>
        </w:rPr>
        <w:t>3.1.2 数据库详细设计</w:t>
      </w:r>
    </w:p>
    <w:p w14:paraId="4C59D259" w14:textId="77777777" w:rsidR="003E056B" w:rsidRPr="007A5A56" w:rsidRDefault="00000000" w:rsidP="007A5A56">
      <w:pPr>
        <w:widowControl/>
        <w:spacing w:line="360" w:lineRule="auto"/>
        <w:ind w:firstLineChars="200" w:firstLine="480"/>
        <w:jc w:val="left"/>
        <w:rPr>
          <w:rFonts w:ascii="宋体" w:eastAsia="宋体" w:hAnsi="宋体" w:cs="宋体" w:hint="eastAsia"/>
          <w:color w:val="000000"/>
          <w:kern w:val="0"/>
          <w:sz w:val="24"/>
          <w:szCs w:val="24"/>
          <w:lang w:bidi="ar"/>
        </w:rPr>
      </w:pPr>
      <w:r w:rsidRPr="007A5A56">
        <w:rPr>
          <w:rFonts w:ascii="宋体" w:eastAsia="宋体" w:hAnsi="宋体" w:cs="宋体" w:hint="eastAsia"/>
          <w:color w:val="000000"/>
          <w:kern w:val="0"/>
          <w:sz w:val="24"/>
          <w:szCs w:val="24"/>
          <w:lang w:bidi="ar"/>
        </w:rPr>
        <w:t>本系统考虑到实际应用需求和用户需求，在数据库中共建立了28张数据表。系统对应的数据表汇总，如表3-1所示。</w:t>
      </w:r>
    </w:p>
    <w:p w14:paraId="2CE777ED" w14:textId="77777777" w:rsidR="003E056B" w:rsidRDefault="00000000" w:rsidP="007A5A56">
      <w:pPr>
        <w:pStyle w:val="a3"/>
        <w:widowControl/>
        <w:jc w:val="center"/>
        <w:rPr>
          <w:rFonts w:ascii="宋体" w:eastAsiaTheme="minorEastAsia" w:hAnsi="宋体" w:cs="宋体" w:hint="eastAsia"/>
          <w:color w:val="000000"/>
          <w:kern w:val="0"/>
          <w:sz w:val="21"/>
          <w:szCs w:val="21"/>
          <w:lang w:bidi="ar"/>
        </w:rPr>
      </w:pPr>
      <w:r>
        <w:t>表</w:t>
      </w:r>
      <w:r>
        <w:t xml:space="preserve"> </w:t>
      </w:r>
      <w:r>
        <w:rPr>
          <w:rFonts w:hint="eastAsia"/>
        </w:rPr>
        <w:t xml:space="preserve">3-1 </w:t>
      </w:r>
      <w:r>
        <w:rPr>
          <w:rFonts w:hint="eastAsia"/>
        </w:rPr>
        <w:t>系统数据表汇总</w:t>
      </w:r>
    </w:p>
    <w:tbl>
      <w:tblPr>
        <w:tblStyle w:val="af1"/>
        <w:tblW w:w="0" w:type="auto"/>
        <w:tblLook w:val="04A0" w:firstRow="1" w:lastRow="0" w:firstColumn="1" w:lastColumn="0" w:noHBand="0" w:noVBand="1"/>
      </w:tblPr>
      <w:tblGrid>
        <w:gridCol w:w="3168"/>
        <w:gridCol w:w="993"/>
        <w:gridCol w:w="3218"/>
        <w:gridCol w:w="923"/>
      </w:tblGrid>
      <w:tr w:rsidR="003E056B" w14:paraId="274C889F" w14:textId="77777777" w:rsidTr="007A5A56">
        <w:tc>
          <w:tcPr>
            <w:tcW w:w="3261" w:type="dxa"/>
            <w:shd w:val="clear" w:color="auto" w:fill="A5A5A5" w:themeFill="accent3"/>
            <w:vAlign w:val="center"/>
          </w:tcPr>
          <w:p w14:paraId="46F07F89" w14:textId="77777777" w:rsidR="003E056B" w:rsidRPr="007A5A56" w:rsidRDefault="00000000" w:rsidP="007A5A56">
            <w:pPr>
              <w:widowControl/>
              <w:jc w:val="center"/>
              <w:rPr>
                <w:rFonts w:ascii="Times New Roman" w:eastAsia="宋体" w:hAnsi="Times New Roman" w:cs="Times New Roman"/>
                <w:b/>
                <w:color w:val="FFFFFF"/>
                <w:kern w:val="0"/>
                <w:szCs w:val="21"/>
                <w:lang w:bidi="ar"/>
              </w:rPr>
            </w:pPr>
            <w:r w:rsidRPr="007A5A56">
              <w:rPr>
                <w:rFonts w:ascii="Times New Roman" w:eastAsia="宋体" w:hAnsi="Times New Roman" w:cs="Times New Roman"/>
                <w:b/>
                <w:color w:val="000000" w:themeColor="text1"/>
                <w:kern w:val="0"/>
                <w:szCs w:val="21"/>
                <w:lang w:bidi="ar"/>
              </w:rPr>
              <w:t>表名</w:t>
            </w:r>
          </w:p>
        </w:tc>
        <w:tc>
          <w:tcPr>
            <w:tcW w:w="1032" w:type="dxa"/>
            <w:shd w:val="clear" w:color="auto" w:fill="A5A5A5" w:themeFill="accent3"/>
            <w:vAlign w:val="center"/>
          </w:tcPr>
          <w:p w14:paraId="13598CB4" w14:textId="77777777" w:rsidR="003E056B" w:rsidRPr="007A5A56" w:rsidRDefault="00000000" w:rsidP="007A5A56">
            <w:pPr>
              <w:widowControl/>
              <w:jc w:val="center"/>
              <w:rPr>
                <w:rFonts w:ascii="Times New Roman" w:eastAsia="宋体" w:hAnsi="Times New Roman" w:cs="Times New Roman"/>
                <w:b/>
                <w:color w:val="FFFFFF"/>
                <w:kern w:val="0"/>
                <w:szCs w:val="21"/>
                <w:lang w:bidi="ar"/>
              </w:rPr>
            </w:pPr>
            <w:r w:rsidRPr="007A5A56">
              <w:rPr>
                <w:rFonts w:ascii="Times New Roman" w:eastAsia="宋体" w:hAnsi="Times New Roman" w:cs="Times New Roman"/>
                <w:b/>
                <w:color w:val="000000" w:themeColor="text1"/>
                <w:kern w:val="0"/>
                <w:szCs w:val="21"/>
                <w:lang w:bidi="ar"/>
              </w:rPr>
              <w:t>备注</w:t>
            </w:r>
          </w:p>
        </w:tc>
        <w:tc>
          <w:tcPr>
            <w:tcW w:w="3261" w:type="dxa"/>
            <w:shd w:val="clear" w:color="auto" w:fill="A5A5A5" w:themeFill="accent3"/>
            <w:vAlign w:val="center"/>
          </w:tcPr>
          <w:p w14:paraId="6D779860" w14:textId="77777777" w:rsidR="003E056B" w:rsidRPr="007A5A56" w:rsidRDefault="00000000" w:rsidP="007A5A56">
            <w:pPr>
              <w:widowControl/>
              <w:jc w:val="center"/>
              <w:rPr>
                <w:rFonts w:ascii="Times New Roman" w:eastAsia="宋体" w:hAnsi="Times New Roman" w:cs="Times New Roman"/>
                <w:b/>
                <w:color w:val="FFFFFF"/>
                <w:kern w:val="0"/>
                <w:szCs w:val="21"/>
                <w:lang w:bidi="ar"/>
              </w:rPr>
            </w:pPr>
            <w:r w:rsidRPr="007A5A56">
              <w:rPr>
                <w:rFonts w:ascii="Times New Roman" w:eastAsia="宋体" w:hAnsi="Times New Roman" w:cs="Times New Roman"/>
                <w:b/>
                <w:color w:val="000000" w:themeColor="text1"/>
                <w:kern w:val="0"/>
                <w:szCs w:val="21"/>
                <w:lang w:bidi="ar"/>
              </w:rPr>
              <w:t>表名</w:t>
            </w:r>
          </w:p>
        </w:tc>
        <w:tc>
          <w:tcPr>
            <w:tcW w:w="974" w:type="dxa"/>
            <w:shd w:val="clear" w:color="auto" w:fill="A5A5A5" w:themeFill="accent3"/>
            <w:vAlign w:val="center"/>
          </w:tcPr>
          <w:p w14:paraId="201D838D" w14:textId="77777777" w:rsidR="003E056B" w:rsidRPr="007A5A56" w:rsidRDefault="00000000" w:rsidP="007A5A56">
            <w:pPr>
              <w:widowControl/>
              <w:jc w:val="center"/>
              <w:rPr>
                <w:rFonts w:ascii="Times New Roman" w:eastAsia="宋体" w:hAnsi="Times New Roman" w:cs="Times New Roman"/>
                <w:b/>
                <w:color w:val="FFFFFF"/>
                <w:kern w:val="0"/>
                <w:szCs w:val="21"/>
                <w:lang w:bidi="ar"/>
              </w:rPr>
            </w:pPr>
            <w:r w:rsidRPr="007A5A56">
              <w:rPr>
                <w:rFonts w:ascii="Times New Roman" w:eastAsia="宋体" w:hAnsi="Times New Roman" w:cs="Times New Roman"/>
                <w:b/>
                <w:color w:val="000000" w:themeColor="text1"/>
                <w:kern w:val="0"/>
                <w:szCs w:val="21"/>
                <w:lang w:bidi="ar"/>
              </w:rPr>
              <w:t>备注</w:t>
            </w:r>
          </w:p>
        </w:tc>
      </w:tr>
      <w:tr w:rsidR="003E056B" w14:paraId="2F0DFFAF" w14:textId="77777777" w:rsidTr="007A5A56">
        <w:tc>
          <w:tcPr>
            <w:tcW w:w="3261" w:type="dxa"/>
            <w:shd w:val="clear" w:color="auto" w:fill="DBDBDB" w:themeFill="accent3" w:themeFillTint="66"/>
            <w:vAlign w:val="center"/>
          </w:tcPr>
          <w:p w14:paraId="3E2211C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user_info</w:t>
            </w:r>
            <w:proofErr w:type="spellEnd"/>
          </w:p>
        </w:tc>
        <w:tc>
          <w:tcPr>
            <w:tcW w:w="1032" w:type="dxa"/>
            <w:shd w:val="clear" w:color="auto" w:fill="DBDBDB" w:themeFill="accent3" w:themeFillTint="66"/>
            <w:vAlign w:val="center"/>
          </w:tcPr>
          <w:p w14:paraId="3C10ED37"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用户表</w:t>
            </w:r>
          </w:p>
        </w:tc>
        <w:tc>
          <w:tcPr>
            <w:tcW w:w="3261" w:type="dxa"/>
            <w:shd w:val="clear" w:color="auto" w:fill="DBDBDB" w:themeFill="accent3" w:themeFillTint="66"/>
            <w:vAlign w:val="center"/>
          </w:tcPr>
          <w:p w14:paraId="70691C5D"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post_like</w:t>
            </w:r>
            <w:proofErr w:type="spellEnd"/>
          </w:p>
        </w:tc>
        <w:tc>
          <w:tcPr>
            <w:tcW w:w="974" w:type="dxa"/>
            <w:shd w:val="clear" w:color="auto" w:fill="DBDBDB" w:themeFill="accent3" w:themeFillTint="66"/>
            <w:vAlign w:val="center"/>
          </w:tcPr>
          <w:p w14:paraId="0B71FD45"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帖子</w:t>
            </w:r>
            <w:proofErr w:type="gramStart"/>
            <w:r w:rsidRPr="007A5A56">
              <w:rPr>
                <w:rFonts w:ascii="Times New Roman" w:eastAsia="宋体" w:hAnsi="Times New Roman" w:cs="Times New Roman"/>
                <w:color w:val="000000"/>
                <w:kern w:val="0"/>
                <w:szCs w:val="21"/>
                <w:lang w:bidi="ar"/>
              </w:rPr>
              <w:t>点赞表</w:t>
            </w:r>
            <w:proofErr w:type="gramEnd"/>
          </w:p>
        </w:tc>
      </w:tr>
      <w:tr w:rsidR="003E056B" w14:paraId="5050D79B" w14:textId="77777777" w:rsidTr="007A5A56">
        <w:tc>
          <w:tcPr>
            <w:tcW w:w="3261" w:type="dxa"/>
            <w:shd w:val="clear" w:color="auto" w:fill="F6F6F6" w:themeFill="accent3" w:themeFillTint="19"/>
            <w:vAlign w:val="center"/>
          </w:tcPr>
          <w:p w14:paraId="4716983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lastRenderedPageBreak/>
              <w:t>admin_info</w:t>
            </w:r>
            <w:proofErr w:type="spellEnd"/>
          </w:p>
        </w:tc>
        <w:tc>
          <w:tcPr>
            <w:tcW w:w="1032" w:type="dxa"/>
            <w:shd w:val="clear" w:color="auto" w:fill="F6F6F6" w:themeFill="accent3" w:themeFillTint="19"/>
            <w:vAlign w:val="center"/>
          </w:tcPr>
          <w:p w14:paraId="48DA664C"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管理员表</w:t>
            </w:r>
          </w:p>
        </w:tc>
        <w:tc>
          <w:tcPr>
            <w:tcW w:w="3261" w:type="dxa"/>
            <w:shd w:val="clear" w:color="auto" w:fill="F6F6F6" w:themeFill="accent3" w:themeFillTint="19"/>
            <w:vAlign w:val="center"/>
          </w:tcPr>
          <w:p w14:paraId="7D935629" w14:textId="18CA1BAC"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ai_conversation</w:t>
            </w:r>
            <w:proofErr w:type="spellEnd"/>
          </w:p>
        </w:tc>
        <w:tc>
          <w:tcPr>
            <w:tcW w:w="974" w:type="dxa"/>
            <w:shd w:val="clear" w:color="auto" w:fill="F6F6F6" w:themeFill="accent3" w:themeFillTint="19"/>
            <w:vAlign w:val="center"/>
          </w:tcPr>
          <w:p w14:paraId="185D59F5"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 xml:space="preserve">AI </w:t>
            </w:r>
            <w:r w:rsidRPr="007A5A56">
              <w:rPr>
                <w:rFonts w:ascii="Times New Roman" w:eastAsia="宋体" w:hAnsi="Times New Roman" w:cs="Times New Roman"/>
                <w:color w:val="000000"/>
                <w:kern w:val="0"/>
                <w:szCs w:val="21"/>
                <w:lang w:bidi="ar"/>
              </w:rPr>
              <w:t>对话主表</w:t>
            </w:r>
          </w:p>
        </w:tc>
      </w:tr>
      <w:tr w:rsidR="003E056B" w14:paraId="75FB757D" w14:textId="77777777" w:rsidTr="007A5A56">
        <w:trPr>
          <w:trHeight w:val="90"/>
        </w:trPr>
        <w:tc>
          <w:tcPr>
            <w:tcW w:w="3261" w:type="dxa"/>
            <w:shd w:val="clear" w:color="auto" w:fill="DBDBDB" w:themeFill="accent3" w:themeFillTint="66"/>
            <w:vAlign w:val="center"/>
          </w:tcPr>
          <w:p w14:paraId="486C39B6"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private_charge_station</w:t>
            </w:r>
            <w:proofErr w:type="spellEnd"/>
          </w:p>
        </w:tc>
        <w:tc>
          <w:tcPr>
            <w:tcW w:w="1032" w:type="dxa"/>
            <w:shd w:val="clear" w:color="auto" w:fill="DBDBDB" w:themeFill="accent3" w:themeFillTint="66"/>
            <w:vAlign w:val="center"/>
          </w:tcPr>
          <w:p w14:paraId="7AEEE43D"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gramStart"/>
            <w:r w:rsidRPr="007A5A56">
              <w:rPr>
                <w:rFonts w:ascii="Times New Roman" w:eastAsia="宋体" w:hAnsi="Times New Roman" w:cs="Times New Roman"/>
                <w:color w:val="000000"/>
                <w:kern w:val="0"/>
                <w:szCs w:val="21"/>
                <w:lang w:bidi="ar"/>
              </w:rPr>
              <w:t>私桩表</w:t>
            </w:r>
            <w:proofErr w:type="gramEnd"/>
          </w:p>
        </w:tc>
        <w:tc>
          <w:tcPr>
            <w:tcW w:w="3261" w:type="dxa"/>
            <w:shd w:val="clear" w:color="auto" w:fill="DBDBDB" w:themeFill="accent3" w:themeFillTint="66"/>
            <w:vAlign w:val="center"/>
          </w:tcPr>
          <w:p w14:paraId="39B6F24B"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ai_decision_action_log</w:t>
            </w:r>
            <w:proofErr w:type="spellEnd"/>
          </w:p>
        </w:tc>
        <w:tc>
          <w:tcPr>
            <w:tcW w:w="974" w:type="dxa"/>
            <w:shd w:val="clear" w:color="auto" w:fill="DBDBDB" w:themeFill="accent3" w:themeFillTint="66"/>
            <w:vAlign w:val="center"/>
          </w:tcPr>
          <w:p w14:paraId="3A7A0415"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 xml:space="preserve">AI </w:t>
            </w:r>
            <w:r w:rsidRPr="007A5A56">
              <w:rPr>
                <w:rFonts w:ascii="Times New Roman" w:eastAsia="宋体" w:hAnsi="Times New Roman" w:cs="Times New Roman"/>
                <w:color w:val="000000"/>
                <w:kern w:val="0"/>
                <w:szCs w:val="21"/>
                <w:lang w:bidi="ar"/>
              </w:rPr>
              <w:t>决策动作执行日志</w:t>
            </w:r>
          </w:p>
        </w:tc>
      </w:tr>
      <w:tr w:rsidR="003E056B" w14:paraId="599759C6" w14:textId="77777777" w:rsidTr="007A5A56">
        <w:tc>
          <w:tcPr>
            <w:tcW w:w="3261" w:type="dxa"/>
            <w:shd w:val="clear" w:color="auto" w:fill="F6F6F6" w:themeFill="accent3" w:themeFillTint="19"/>
            <w:vAlign w:val="center"/>
          </w:tcPr>
          <w:p w14:paraId="4AD730C6"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public_charge_station</w:t>
            </w:r>
            <w:proofErr w:type="spellEnd"/>
          </w:p>
        </w:tc>
        <w:tc>
          <w:tcPr>
            <w:tcW w:w="1032" w:type="dxa"/>
            <w:shd w:val="clear" w:color="auto" w:fill="F6F6F6" w:themeFill="accent3" w:themeFillTint="19"/>
            <w:vAlign w:val="center"/>
          </w:tcPr>
          <w:p w14:paraId="3C76F937"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gramStart"/>
            <w:r w:rsidRPr="007A5A56">
              <w:rPr>
                <w:rFonts w:ascii="Times New Roman" w:eastAsia="宋体" w:hAnsi="Times New Roman" w:cs="Times New Roman"/>
                <w:color w:val="000000"/>
                <w:kern w:val="0"/>
                <w:szCs w:val="21"/>
                <w:lang w:bidi="ar"/>
              </w:rPr>
              <w:t>公桩表</w:t>
            </w:r>
            <w:proofErr w:type="gramEnd"/>
          </w:p>
        </w:tc>
        <w:tc>
          <w:tcPr>
            <w:tcW w:w="3261" w:type="dxa"/>
            <w:shd w:val="clear" w:color="auto" w:fill="F6F6F6" w:themeFill="accent3" w:themeFillTint="19"/>
            <w:vAlign w:val="center"/>
          </w:tcPr>
          <w:p w14:paraId="3B43924A"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ai_decision_record</w:t>
            </w:r>
            <w:proofErr w:type="spellEnd"/>
          </w:p>
        </w:tc>
        <w:tc>
          <w:tcPr>
            <w:tcW w:w="974" w:type="dxa"/>
            <w:shd w:val="clear" w:color="auto" w:fill="F6F6F6" w:themeFill="accent3" w:themeFillTint="19"/>
            <w:vAlign w:val="center"/>
          </w:tcPr>
          <w:p w14:paraId="2A4FFC86"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 xml:space="preserve">AI </w:t>
            </w:r>
            <w:r w:rsidRPr="007A5A56">
              <w:rPr>
                <w:rFonts w:ascii="Times New Roman" w:eastAsia="宋体" w:hAnsi="Times New Roman" w:cs="Times New Roman"/>
                <w:color w:val="000000"/>
                <w:kern w:val="0"/>
                <w:szCs w:val="21"/>
                <w:lang w:bidi="ar"/>
              </w:rPr>
              <w:t>决策记录表</w:t>
            </w:r>
          </w:p>
        </w:tc>
      </w:tr>
      <w:tr w:rsidR="003E056B" w14:paraId="0167D806" w14:textId="77777777" w:rsidTr="007A5A56">
        <w:tc>
          <w:tcPr>
            <w:tcW w:w="3261" w:type="dxa"/>
            <w:shd w:val="clear" w:color="auto" w:fill="F6F6F6" w:themeFill="accent3" w:themeFillTint="19"/>
            <w:vAlign w:val="center"/>
          </w:tcPr>
          <w:p w14:paraId="1E5BEA82"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private_station_reserve</w:t>
            </w:r>
            <w:proofErr w:type="spellEnd"/>
          </w:p>
        </w:tc>
        <w:tc>
          <w:tcPr>
            <w:tcW w:w="1032" w:type="dxa"/>
            <w:shd w:val="clear" w:color="auto" w:fill="F6F6F6" w:themeFill="accent3" w:themeFillTint="19"/>
            <w:vAlign w:val="center"/>
          </w:tcPr>
          <w:p w14:paraId="47402E14"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私桩预约表</w:t>
            </w:r>
          </w:p>
        </w:tc>
        <w:tc>
          <w:tcPr>
            <w:tcW w:w="3261" w:type="dxa"/>
            <w:shd w:val="clear" w:color="auto" w:fill="F6F6F6" w:themeFill="accent3" w:themeFillTint="19"/>
            <w:vAlign w:val="center"/>
          </w:tcPr>
          <w:p w14:paraId="04349F9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ai_decision_rule</w:t>
            </w:r>
            <w:proofErr w:type="spellEnd"/>
          </w:p>
        </w:tc>
        <w:tc>
          <w:tcPr>
            <w:tcW w:w="974" w:type="dxa"/>
            <w:shd w:val="clear" w:color="auto" w:fill="F6F6F6" w:themeFill="accent3" w:themeFillTint="19"/>
            <w:vAlign w:val="center"/>
          </w:tcPr>
          <w:p w14:paraId="71DB3407"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 xml:space="preserve">AI </w:t>
            </w:r>
            <w:r w:rsidRPr="007A5A56">
              <w:rPr>
                <w:rFonts w:ascii="Times New Roman" w:eastAsia="宋体" w:hAnsi="Times New Roman" w:cs="Times New Roman"/>
                <w:color w:val="000000"/>
                <w:kern w:val="0"/>
                <w:szCs w:val="21"/>
                <w:lang w:bidi="ar"/>
              </w:rPr>
              <w:t>决策规则配置表</w:t>
            </w:r>
          </w:p>
        </w:tc>
      </w:tr>
      <w:tr w:rsidR="003E056B" w14:paraId="723CA039" w14:textId="77777777" w:rsidTr="007A5A56">
        <w:tc>
          <w:tcPr>
            <w:tcW w:w="3261" w:type="dxa"/>
            <w:shd w:val="clear" w:color="auto" w:fill="F6F6F6" w:themeFill="accent3" w:themeFillTint="19"/>
            <w:vAlign w:val="center"/>
          </w:tcPr>
          <w:p w14:paraId="07D70BD1"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car_auth</w:t>
            </w:r>
            <w:proofErr w:type="spellEnd"/>
          </w:p>
        </w:tc>
        <w:tc>
          <w:tcPr>
            <w:tcW w:w="1032" w:type="dxa"/>
            <w:shd w:val="clear" w:color="auto" w:fill="F6F6F6" w:themeFill="accent3" w:themeFillTint="19"/>
            <w:vAlign w:val="center"/>
          </w:tcPr>
          <w:p w14:paraId="5FECF5CA"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车辆认证表</w:t>
            </w:r>
          </w:p>
        </w:tc>
        <w:tc>
          <w:tcPr>
            <w:tcW w:w="3261" w:type="dxa"/>
            <w:shd w:val="clear" w:color="auto" w:fill="F6F6F6" w:themeFill="accent3" w:themeFillTint="19"/>
            <w:vAlign w:val="center"/>
          </w:tcPr>
          <w:p w14:paraId="209E39D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ai_message</w:t>
            </w:r>
            <w:proofErr w:type="spellEnd"/>
          </w:p>
        </w:tc>
        <w:tc>
          <w:tcPr>
            <w:tcW w:w="974" w:type="dxa"/>
            <w:shd w:val="clear" w:color="auto" w:fill="F6F6F6" w:themeFill="accent3" w:themeFillTint="19"/>
            <w:vAlign w:val="center"/>
          </w:tcPr>
          <w:p w14:paraId="711CA04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 xml:space="preserve">AI </w:t>
            </w:r>
            <w:r w:rsidRPr="007A5A56">
              <w:rPr>
                <w:rFonts w:ascii="Times New Roman" w:eastAsia="宋体" w:hAnsi="Times New Roman" w:cs="Times New Roman"/>
                <w:color w:val="000000"/>
                <w:kern w:val="0"/>
                <w:szCs w:val="21"/>
                <w:lang w:bidi="ar"/>
              </w:rPr>
              <w:t>对话消息表</w:t>
            </w:r>
          </w:p>
        </w:tc>
      </w:tr>
      <w:tr w:rsidR="003E056B" w14:paraId="393B1DF9" w14:textId="77777777" w:rsidTr="007A5A56">
        <w:tc>
          <w:tcPr>
            <w:tcW w:w="3261" w:type="dxa"/>
            <w:shd w:val="clear" w:color="auto" w:fill="F6F6F6" w:themeFill="accent3" w:themeFillTint="19"/>
            <w:vAlign w:val="center"/>
          </w:tcPr>
          <w:p w14:paraId="1ADB96FB"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v_to_v</w:t>
            </w:r>
            <w:proofErr w:type="spellEnd"/>
          </w:p>
        </w:tc>
        <w:tc>
          <w:tcPr>
            <w:tcW w:w="1032" w:type="dxa"/>
            <w:shd w:val="clear" w:color="auto" w:fill="F6F6F6" w:themeFill="accent3" w:themeFillTint="19"/>
            <w:vAlign w:val="center"/>
          </w:tcPr>
          <w:p w14:paraId="753BE0CA"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V2V</w:t>
            </w:r>
            <w:r w:rsidRPr="007A5A56">
              <w:rPr>
                <w:rFonts w:ascii="Times New Roman" w:eastAsia="宋体" w:hAnsi="Times New Roman" w:cs="Times New Roman"/>
                <w:color w:val="000000"/>
                <w:kern w:val="0"/>
                <w:szCs w:val="21"/>
                <w:lang w:bidi="ar"/>
              </w:rPr>
              <w:t>呼叫表</w:t>
            </w:r>
          </w:p>
        </w:tc>
        <w:tc>
          <w:tcPr>
            <w:tcW w:w="3261" w:type="dxa"/>
            <w:shd w:val="clear" w:color="auto" w:fill="F6F6F6" w:themeFill="accent3" w:themeFillTint="19"/>
            <w:vAlign w:val="center"/>
          </w:tcPr>
          <w:p w14:paraId="152B9BC6"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admin_invite_code</w:t>
            </w:r>
            <w:proofErr w:type="spellEnd"/>
          </w:p>
        </w:tc>
        <w:tc>
          <w:tcPr>
            <w:tcW w:w="974" w:type="dxa"/>
            <w:shd w:val="clear" w:color="auto" w:fill="F6F6F6" w:themeFill="accent3" w:themeFillTint="19"/>
            <w:vAlign w:val="center"/>
          </w:tcPr>
          <w:p w14:paraId="4503AE1B"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邀请码表</w:t>
            </w:r>
          </w:p>
        </w:tc>
      </w:tr>
      <w:tr w:rsidR="003E056B" w14:paraId="76988FC8" w14:textId="77777777" w:rsidTr="007A5A56">
        <w:tc>
          <w:tcPr>
            <w:tcW w:w="3261" w:type="dxa"/>
            <w:shd w:val="clear" w:color="auto" w:fill="F6F6F6" w:themeFill="accent3" w:themeFillTint="19"/>
            <w:vAlign w:val="center"/>
          </w:tcPr>
          <w:p w14:paraId="2BF99CF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emergency_call</w:t>
            </w:r>
            <w:proofErr w:type="spellEnd"/>
          </w:p>
        </w:tc>
        <w:tc>
          <w:tcPr>
            <w:tcW w:w="1032" w:type="dxa"/>
            <w:shd w:val="clear" w:color="auto" w:fill="F6F6F6" w:themeFill="accent3" w:themeFillTint="19"/>
            <w:vAlign w:val="center"/>
          </w:tcPr>
          <w:p w14:paraId="2207A2D3"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紧急呼叫表</w:t>
            </w:r>
          </w:p>
        </w:tc>
        <w:tc>
          <w:tcPr>
            <w:tcW w:w="3261" w:type="dxa"/>
            <w:shd w:val="clear" w:color="auto" w:fill="F6F6F6" w:themeFill="accent3" w:themeFillTint="19"/>
            <w:vAlign w:val="center"/>
          </w:tcPr>
          <w:p w14:paraId="19FE2C21"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audit_log</w:t>
            </w:r>
            <w:proofErr w:type="spellEnd"/>
          </w:p>
        </w:tc>
        <w:tc>
          <w:tcPr>
            <w:tcW w:w="974" w:type="dxa"/>
            <w:shd w:val="clear" w:color="auto" w:fill="F6F6F6" w:themeFill="accent3" w:themeFillTint="19"/>
            <w:vAlign w:val="center"/>
          </w:tcPr>
          <w:p w14:paraId="46EFBFA9"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审核操作日志表</w:t>
            </w:r>
          </w:p>
        </w:tc>
      </w:tr>
      <w:tr w:rsidR="003E056B" w14:paraId="44E7FB30" w14:textId="77777777" w:rsidTr="007A5A56">
        <w:tc>
          <w:tcPr>
            <w:tcW w:w="3261" w:type="dxa"/>
            <w:shd w:val="clear" w:color="auto" w:fill="F6F6F6" w:themeFill="accent3" w:themeFillTint="19"/>
            <w:vAlign w:val="center"/>
          </w:tcPr>
          <w:p w14:paraId="55D0E03E"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conversation</w:t>
            </w:r>
          </w:p>
        </w:tc>
        <w:tc>
          <w:tcPr>
            <w:tcW w:w="1032" w:type="dxa"/>
            <w:shd w:val="clear" w:color="auto" w:fill="F6F6F6" w:themeFill="accent3" w:themeFillTint="19"/>
            <w:vAlign w:val="center"/>
          </w:tcPr>
          <w:p w14:paraId="49379CA4"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对话表</w:t>
            </w:r>
          </w:p>
        </w:tc>
        <w:tc>
          <w:tcPr>
            <w:tcW w:w="3261" w:type="dxa"/>
            <w:shd w:val="clear" w:color="auto" w:fill="F6F6F6" w:themeFill="accent3" w:themeFillTint="19"/>
            <w:vAlign w:val="center"/>
          </w:tcPr>
          <w:p w14:paraId="75810B8D"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forum_post</w:t>
            </w:r>
            <w:proofErr w:type="spellEnd"/>
          </w:p>
        </w:tc>
        <w:tc>
          <w:tcPr>
            <w:tcW w:w="974" w:type="dxa"/>
            <w:shd w:val="clear" w:color="auto" w:fill="F6F6F6" w:themeFill="accent3" w:themeFillTint="19"/>
            <w:vAlign w:val="center"/>
          </w:tcPr>
          <w:p w14:paraId="72A52777"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车辆论坛帖子表</w:t>
            </w:r>
          </w:p>
        </w:tc>
      </w:tr>
      <w:tr w:rsidR="003E056B" w14:paraId="3D926BAF" w14:textId="77777777" w:rsidTr="007A5A56">
        <w:tc>
          <w:tcPr>
            <w:tcW w:w="3261" w:type="dxa"/>
            <w:shd w:val="clear" w:color="auto" w:fill="F6F6F6" w:themeFill="accent3" w:themeFillTint="19"/>
            <w:vAlign w:val="center"/>
          </w:tcPr>
          <w:p w14:paraId="129C3D2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conversation_participant</w:t>
            </w:r>
            <w:proofErr w:type="spellEnd"/>
          </w:p>
        </w:tc>
        <w:tc>
          <w:tcPr>
            <w:tcW w:w="1032" w:type="dxa"/>
            <w:shd w:val="clear" w:color="auto" w:fill="F6F6F6" w:themeFill="accent3" w:themeFillTint="19"/>
            <w:vAlign w:val="center"/>
          </w:tcPr>
          <w:p w14:paraId="0EE1C28E"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对话参与者表</w:t>
            </w:r>
          </w:p>
        </w:tc>
        <w:tc>
          <w:tcPr>
            <w:tcW w:w="3261" w:type="dxa"/>
            <w:shd w:val="clear" w:color="auto" w:fill="F6F6F6" w:themeFill="accent3" w:themeFillTint="19"/>
            <w:vAlign w:val="center"/>
          </w:tcPr>
          <w:p w14:paraId="05F1717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charge_rate</w:t>
            </w:r>
            <w:proofErr w:type="spellEnd"/>
          </w:p>
        </w:tc>
        <w:tc>
          <w:tcPr>
            <w:tcW w:w="974" w:type="dxa"/>
            <w:shd w:val="clear" w:color="auto" w:fill="F6F6F6" w:themeFill="accent3" w:themeFillTint="19"/>
            <w:vAlign w:val="center"/>
          </w:tcPr>
          <w:p w14:paraId="1A9ABEB2"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充电</w:t>
            </w:r>
            <w:proofErr w:type="gramStart"/>
            <w:r w:rsidRPr="007A5A56">
              <w:rPr>
                <w:rFonts w:ascii="Times New Roman" w:eastAsia="宋体" w:hAnsi="Times New Roman" w:cs="Times New Roman"/>
                <w:color w:val="000000"/>
                <w:kern w:val="0"/>
                <w:szCs w:val="21"/>
                <w:lang w:bidi="ar"/>
              </w:rPr>
              <w:t>桩评价</w:t>
            </w:r>
            <w:proofErr w:type="gramEnd"/>
            <w:r w:rsidRPr="007A5A56">
              <w:rPr>
                <w:rFonts w:ascii="Times New Roman" w:eastAsia="宋体" w:hAnsi="Times New Roman" w:cs="Times New Roman"/>
                <w:color w:val="000000"/>
                <w:kern w:val="0"/>
                <w:szCs w:val="21"/>
                <w:lang w:bidi="ar"/>
              </w:rPr>
              <w:t>表</w:t>
            </w:r>
          </w:p>
        </w:tc>
      </w:tr>
      <w:tr w:rsidR="003E056B" w14:paraId="5EEE4B68" w14:textId="77777777" w:rsidTr="007A5A56">
        <w:tc>
          <w:tcPr>
            <w:tcW w:w="3261" w:type="dxa"/>
            <w:shd w:val="clear" w:color="auto" w:fill="F6F6F6" w:themeFill="accent3" w:themeFillTint="19"/>
            <w:vAlign w:val="center"/>
          </w:tcPr>
          <w:p w14:paraId="3539FB2E"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conversation_message</w:t>
            </w:r>
            <w:proofErr w:type="spellEnd"/>
          </w:p>
        </w:tc>
        <w:tc>
          <w:tcPr>
            <w:tcW w:w="1032" w:type="dxa"/>
            <w:shd w:val="clear" w:color="auto" w:fill="F6F6F6" w:themeFill="accent3" w:themeFillTint="19"/>
            <w:vAlign w:val="center"/>
          </w:tcPr>
          <w:p w14:paraId="0C65EF0D"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对话消息表</w:t>
            </w:r>
          </w:p>
        </w:tc>
        <w:tc>
          <w:tcPr>
            <w:tcW w:w="3261" w:type="dxa"/>
            <w:shd w:val="clear" w:color="auto" w:fill="F6F6F6" w:themeFill="accent3" w:themeFillTint="19"/>
            <w:vAlign w:val="center"/>
          </w:tcPr>
          <w:p w14:paraId="3D90894F"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post_favorite</w:t>
            </w:r>
            <w:proofErr w:type="spellEnd"/>
          </w:p>
        </w:tc>
        <w:tc>
          <w:tcPr>
            <w:tcW w:w="974" w:type="dxa"/>
            <w:shd w:val="clear" w:color="auto" w:fill="F6F6F6" w:themeFill="accent3" w:themeFillTint="19"/>
            <w:vAlign w:val="center"/>
          </w:tcPr>
          <w:p w14:paraId="6CF06F64"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帖子收藏表</w:t>
            </w:r>
          </w:p>
        </w:tc>
      </w:tr>
      <w:tr w:rsidR="003E056B" w14:paraId="2767E9D7" w14:textId="77777777" w:rsidTr="007A5A56">
        <w:tc>
          <w:tcPr>
            <w:tcW w:w="3261" w:type="dxa"/>
            <w:shd w:val="clear" w:color="auto" w:fill="F6F6F6" w:themeFill="accent3" w:themeFillTint="19"/>
            <w:vAlign w:val="center"/>
          </w:tcPr>
          <w:p w14:paraId="76CFCD3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order</w:t>
            </w:r>
          </w:p>
        </w:tc>
        <w:tc>
          <w:tcPr>
            <w:tcW w:w="1032" w:type="dxa"/>
            <w:shd w:val="clear" w:color="auto" w:fill="F6F6F6" w:themeFill="accent3" w:themeFillTint="19"/>
            <w:vAlign w:val="center"/>
          </w:tcPr>
          <w:p w14:paraId="1CFFA6AC"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订单表</w:t>
            </w:r>
          </w:p>
        </w:tc>
        <w:tc>
          <w:tcPr>
            <w:tcW w:w="3261" w:type="dxa"/>
            <w:shd w:val="clear" w:color="auto" w:fill="F6F6F6" w:themeFill="accent3" w:themeFillTint="19"/>
            <w:vAlign w:val="center"/>
          </w:tcPr>
          <w:p w14:paraId="16A9CE42"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post_reply</w:t>
            </w:r>
            <w:proofErr w:type="spellEnd"/>
          </w:p>
        </w:tc>
        <w:tc>
          <w:tcPr>
            <w:tcW w:w="974" w:type="dxa"/>
            <w:shd w:val="clear" w:color="auto" w:fill="F6F6F6" w:themeFill="accent3" w:themeFillTint="19"/>
            <w:vAlign w:val="center"/>
          </w:tcPr>
          <w:p w14:paraId="0B5A6F2E"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回复表</w:t>
            </w:r>
          </w:p>
        </w:tc>
      </w:tr>
      <w:tr w:rsidR="003E056B" w14:paraId="1CB73C21" w14:textId="77777777" w:rsidTr="007A5A56">
        <w:tc>
          <w:tcPr>
            <w:tcW w:w="3261" w:type="dxa"/>
            <w:shd w:val="clear" w:color="auto" w:fill="F6F6F6" w:themeFill="accent3" w:themeFillTint="19"/>
            <w:vAlign w:val="center"/>
          </w:tcPr>
          <w:p w14:paraId="5882A47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system_log</w:t>
            </w:r>
            <w:proofErr w:type="spellEnd"/>
          </w:p>
        </w:tc>
        <w:tc>
          <w:tcPr>
            <w:tcW w:w="1032" w:type="dxa"/>
            <w:shd w:val="clear" w:color="auto" w:fill="F6F6F6" w:themeFill="accent3" w:themeFillTint="19"/>
            <w:vAlign w:val="center"/>
          </w:tcPr>
          <w:p w14:paraId="26EB3388"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系统日志表</w:t>
            </w:r>
          </w:p>
        </w:tc>
        <w:tc>
          <w:tcPr>
            <w:tcW w:w="3261" w:type="dxa"/>
            <w:shd w:val="clear" w:color="auto" w:fill="F6F6F6" w:themeFill="accent3" w:themeFillTint="19"/>
            <w:vAlign w:val="center"/>
          </w:tcPr>
          <w:p w14:paraId="2824AFE4"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audit_record</w:t>
            </w:r>
            <w:proofErr w:type="spellEnd"/>
          </w:p>
        </w:tc>
        <w:tc>
          <w:tcPr>
            <w:tcW w:w="974" w:type="dxa"/>
            <w:shd w:val="clear" w:color="auto" w:fill="F6F6F6" w:themeFill="accent3" w:themeFillTint="19"/>
            <w:vAlign w:val="center"/>
          </w:tcPr>
          <w:p w14:paraId="227C7C3F"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审核记录主表</w:t>
            </w:r>
          </w:p>
        </w:tc>
      </w:tr>
      <w:tr w:rsidR="003E056B" w14:paraId="5D650F69" w14:textId="77777777" w:rsidTr="007A5A56">
        <w:tc>
          <w:tcPr>
            <w:tcW w:w="3261" w:type="dxa"/>
            <w:shd w:val="clear" w:color="auto" w:fill="F6F6F6" w:themeFill="accent3" w:themeFillTint="19"/>
            <w:vAlign w:val="center"/>
          </w:tcPr>
          <w:p w14:paraId="3C8A7D27"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system_notice</w:t>
            </w:r>
            <w:proofErr w:type="spellEnd"/>
          </w:p>
        </w:tc>
        <w:tc>
          <w:tcPr>
            <w:tcW w:w="1032" w:type="dxa"/>
            <w:shd w:val="clear" w:color="auto" w:fill="F6F6F6" w:themeFill="accent3" w:themeFillTint="19"/>
            <w:vAlign w:val="center"/>
          </w:tcPr>
          <w:p w14:paraId="27F01FBB"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系统通知表</w:t>
            </w:r>
          </w:p>
        </w:tc>
        <w:tc>
          <w:tcPr>
            <w:tcW w:w="3261" w:type="dxa"/>
            <w:shd w:val="clear" w:color="auto" w:fill="F6F6F6" w:themeFill="accent3" w:themeFillTint="19"/>
            <w:vAlign w:val="center"/>
          </w:tcPr>
          <w:p w14:paraId="41FE0540"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proofErr w:type="spellStart"/>
            <w:r w:rsidRPr="007A5A56">
              <w:rPr>
                <w:rFonts w:ascii="Times New Roman" w:eastAsia="宋体" w:hAnsi="Times New Roman" w:cs="Times New Roman"/>
                <w:color w:val="000000"/>
                <w:kern w:val="0"/>
                <w:szCs w:val="21"/>
                <w:lang w:bidi="ar"/>
              </w:rPr>
              <w:t>private_station_dynamic_price</w:t>
            </w:r>
            <w:proofErr w:type="spellEnd"/>
          </w:p>
        </w:tc>
        <w:tc>
          <w:tcPr>
            <w:tcW w:w="974" w:type="dxa"/>
            <w:shd w:val="clear" w:color="auto" w:fill="F6F6F6" w:themeFill="accent3" w:themeFillTint="19"/>
            <w:vAlign w:val="center"/>
          </w:tcPr>
          <w:p w14:paraId="491C4A8E" w14:textId="77777777" w:rsidR="003E056B" w:rsidRPr="007A5A56" w:rsidRDefault="00000000" w:rsidP="007A5A56">
            <w:pPr>
              <w:widowControl/>
              <w:jc w:val="center"/>
              <w:rPr>
                <w:rFonts w:ascii="Times New Roman" w:eastAsia="宋体" w:hAnsi="Times New Roman" w:cs="Times New Roman"/>
                <w:color w:val="000000"/>
                <w:kern w:val="0"/>
                <w:szCs w:val="21"/>
                <w:lang w:bidi="ar"/>
              </w:rPr>
            </w:pPr>
            <w:r w:rsidRPr="007A5A56">
              <w:rPr>
                <w:rFonts w:ascii="Times New Roman" w:eastAsia="宋体" w:hAnsi="Times New Roman" w:cs="Times New Roman"/>
                <w:color w:val="000000"/>
                <w:kern w:val="0"/>
                <w:szCs w:val="21"/>
                <w:lang w:bidi="ar"/>
              </w:rPr>
              <w:t>私桩动态价格表</w:t>
            </w:r>
          </w:p>
        </w:tc>
      </w:tr>
    </w:tbl>
    <w:p w14:paraId="090D2995" w14:textId="77777777" w:rsidR="003E056B" w:rsidRPr="007A5A56" w:rsidRDefault="00000000" w:rsidP="007A5A56">
      <w:pPr>
        <w:widowControl/>
        <w:spacing w:line="360" w:lineRule="auto"/>
        <w:ind w:firstLineChars="200" w:firstLine="480"/>
        <w:jc w:val="left"/>
        <w:rPr>
          <w:rFonts w:ascii="宋体" w:eastAsia="宋体" w:hAnsi="宋体" w:cs="宋体" w:hint="eastAsia"/>
          <w:color w:val="000000"/>
          <w:kern w:val="0"/>
          <w:sz w:val="24"/>
          <w:szCs w:val="24"/>
          <w:lang w:bidi="ar"/>
        </w:rPr>
      </w:pPr>
      <w:r w:rsidRPr="007A5A56">
        <w:rPr>
          <w:rFonts w:ascii="宋体" w:eastAsia="宋体" w:hAnsi="宋体" w:cs="宋体" w:hint="eastAsia"/>
          <w:color w:val="000000"/>
          <w:kern w:val="0"/>
          <w:sz w:val="24"/>
          <w:szCs w:val="24"/>
          <w:lang w:bidi="ar"/>
        </w:rPr>
        <w:t>下面对每张表的具体设计情况进行详细介绍。</w:t>
      </w:r>
    </w:p>
    <w:p w14:paraId="5900E4F6" w14:textId="77777777" w:rsidR="003E056B" w:rsidRPr="007A5A56" w:rsidRDefault="00000000" w:rsidP="007A5A56">
      <w:pPr>
        <w:widowControl/>
        <w:spacing w:line="360" w:lineRule="auto"/>
        <w:ind w:firstLineChars="200" w:firstLine="480"/>
        <w:jc w:val="left"/>
        <w:rPr>
          <w:rFonts w:ascii="宋体" w:eastAsia="宋体" w:hAnsi="宋体" w:cs="宋体" w:hint="eastAsia"/>
          <w:color w:val="000000"/>
          <w:kern w:val="0"/>
          <w:sz w:val="24"/>
          <w:szCs w:val="24"/>
          <w:lang w:bidi="ar"/>
        </w:rPr>
      </w:pPr>
      <w:r w:rsidRPr="007A5A56">
        <w:rPr>
          <w:rFonts w:ascii="宋体" w:eastAsia="宋体" w:hAnsi="宋体" w:cs="宋体" w:hint="eastAsia"/>
          <w:color w:val="000000"/>
          <w:kern w:val="0"/>
          <w:sz w:val="24"/>
          <w:szCs w:val="24"/>
          <w:lang w:bidi="ar"/>
        </w:rPr>
        <w:t>（1）用户表的具体设计如表所示：</w:t>
      </w:r>
    </w:p>
    <w:tbl>
      <w:tblPr>
        <w:tblStyle w:val="af1"/>
        <w:tblW w:w="5000" w:type="pct"/>
        <w:tblLook w:val="04A0" w:firstRow="1" w:lastRow="0" w:firstColumn="1" w:lastColumn="0" w:noHBand="0" w:noVBand="1"/>
      </w:tblPr>
      <w:tblGrid>
        <w:gridCol w:w="2349"/>
        <w:gridCol w:w="1556"/>
        <w:gridCol w:w="4397"/>
      </w:tblGrid>
      <w:tr w:rsidR="003E056B" w14:paraId="6E12069A" w14:textId="77777777" w:rsidTr="00BB437A">
        <w:tc>
          <w:tcPr>
            <w:tcW w:w="1415" w:type="pct"/>
            <w:shd w:val="clear" w:color="auto" w:fill="A5A5A5" w:themeFill="accent3"/>
            <w:vAlign w:val="center"/>
          </w:tcPr>
          <w:p w14:paraId="125C952D" w14:textId="77777777" w:rsidR="003E056B" w:rsidRPr="007A5A56" w:rsidRDefault="00000000" w:rsidP="007A5A56">
            <w:pPr>
              <w:widowControl/>
              <w:jc w:val="center"/>
              <w:rPr>
                <w:rFonts w:ascii="Times New Roman" w:eastAsia="宋体" w:hAnsi="Times New Roman" w:cs="Times New Roman"/>
                <w:b/>
                <w:color w:val="FFFFFF"/>
                <w:kern w:val="0"/>
                <w:sz w:val="24"/>
                <w:szCs w:val="24"/>
                <w:lang w:bidi="ar"/>
              </w:rPr>
            </w:pPr>
            <w:r w:rsidRPr="007A5A56">
              <w:rPr>
                <w:rFonts w:ascii="Times New Roman" w:eastAsia="宋体" w:hAnsi="Times New Roman" w:cs="Times New Roman"/>
                <w:b/>
                <w:color w:val="000000" w:themeColor="text1"/>
                <w:kern w:val="0"/>
                <w:sz w:val="24"/>
                <w:szCs w:val="24"/>
                <w:lang w:bidi="ar"/>
              </w:rPr>
              <w:t>属性名</w:t>
            </w:r>
          </w:p>
        </w:tc>
        <w:tc>
          <w:tcPr>
            <w:tcW w:w="937" w:type="pct"/>
            <w:shd w:val="clear" w:color="auto" w:fill="A5A5A5" w:themeFill="accent3"/>
            <w:vAlign w:val="center"/>
          </w:tcPr>
          <w:p w14:paraId="04D390BB" w14:textId="77777777" w:rsidR="003E056B" w:rsidRPr="007A5A56" w:rsidRDefault="00000000" w:rsidP="007A5A56">
            <w:pPr>
              <w:widowControl/>
              <w:jc w:val="center"/>
              <w:rPr>
                <w:rFonts w:ascii="Times New Roman" w:eastAsia="宋体" w:hAnsi="Times New Roman" w:cs="Times New Roman"/>
                <w:b/>
                <w:color w:val="FFFFFF"/>
                <w:kern w:val="0"/>
                <w:sz w:val="24"/>
                <w:szCs w:val="24"/>
                <w:lang w:bidi="ar"/>
              </w:rPr>
            </w:pPr>
            <w:r w:rsidRPr="007A5A56">
              <w:rPr>
                <w:rFonts w:ascii="Times New Roman" w:eastAsia="宋体" w:hAnsi="Times New Roman" w:cs="Times New Roman"/>
                <w:b/>
                <w:color w:val="000000" w:themeColor="text1"/>
                <w:kern w:val="0"/>
                <w:sz w:val="24"/>
                <w:szCs w:val="24"/>
                <w:lang w:bidi="ar"/>
              </w:rPr>
              <w:t>类型</w:t>
            </w:r>
          </w:p>
        </w:tc>
        <w:tc>
          <w:tcPr>
            <w:tcW w:w="2648" w:type="pct"/>
            <w:shd w:val="clear" w:color="auto" w:fill="A5A5A5" w:themeFill="accent3"/>
            <w:vAlign w:val="center"/>
          </w:tcPr>
          <w:p w14:paraId="4363FDF2" w14:textId="77777777" w:rsidR="003E056B" w:rsidRPr="007A5A56" w:rsidRDefault="00000000" w:rsidP="007A5A56">
            <w:pPr>
              <w:widowControl/>
              <w:jc w:val="center"/>
              <w:rPr>
                <w:rFonts w:ascii="Times New Roman" w:eastAsia="宋体" w:hAnsi="Times New Roman" w:cs="Times New Roman"/>
                <w:b/>
                <w:color w:val="FFFFFF"/>
                <w:kern w:val="0"/>
                <w:sz w:val="24"/>
                <w:szCs w:val="24"/>
                <w:lang w:bidi="ar"/>
              </w:rPr>
            </w:pPr>
            <w:r w:rsidRPr="007A5A56">
              <w:rPr>
                <w:rFonts w:ascii="Times New Roman" w:eastAsia="宋体" w:hAnsi="Times New Roman" w:cs="Times New Roman"/>
                <w:b/>
                <w:color w:val="000000" w:themeColor="text1"/>
                <w:kern w:val="0"/>
                <w:sz w:val="24"/>
                <w:szCs w:val="24"/>
                <w:lang w:bidi="ar"/>
              </w:rPr>
              <w:t>说明</w:t>
            </w:r>
          </w:p>
        </w:tc>
      </w:tr>
      <w:tr w:rsidR="003E056B" w14:paraId="0121CA88" w14:textId="77777777" w:rsidTr="00BB437A">
        <w:tc>
          <w:tcPr>
            <w:tcW w:w="1415" w:type="pct"/>
            <w:shd w:val="clear" w:color="auto" w:fill="DBDBDB" w:themeFill="accent3" w:themeFillTint="66"/>
            <w:vAlign w:val="center"/>
          </w:tcPr>
          <w:p w14:paraId="44942C0B"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id</w:t>
            </w:r>
          </w:p>
        </w:tc>
        <w:tc>
          <w:tcPr>
            <w:tcW w:w="937" w:type="pct"/>
            <w:shd w:val="clear" w:color="auto" w:fill="DBDBDB" w:themeFill="accent3" w:themeFillTint="66"/>
            <w:vAlign w:val="center"/>
          </w:tcPr>
          <w:p w14:paraId="036A83A2"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int</w:t>
            </w:r>
          </w:p>
        </w:tc>
        <w:tc>
          <w:tcPr>
            <w:tcW w:w="2648" w:type="pct"/>
            <w:shd w:val="clear" w:color="auto" w:fill="DBDBDB" w:themeFill="accent3" w:themeFillTint="66"/>
            <w:vAlign w:val="center"/>
          </w:tcPr>
          <w:p w14:paraId="284884F7"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w:t>
            </w:r>
            <w:r w:rsidRPr="007A5A56">
              <w:rPr>
                <w:rFonts w:ascii="Times New Roman" w:eastAsia="宋体" w:hAnsi="Times New Roman" w:cs="Times New Roman"/>
                <w:color w:val="000000"/>
                <w:kern w:val="0"/>
                <w:sz w:val="24"/>
                <w:szCs w:val="24"/>
                <w:lang w:bidi="ar"/>
              </w:rPr>
              <w:t xml:space="preserve"> ID</w:t>
            </w:r>
            <w:r w:rsidRPr="007A5A56">
              <w:rPr>
                <w:rFonts w:ascii="Times New Roman" w:eastAsia="宋体" w:hAnsi="Times New Roman" w:cs="Times New Roman"/>
                <w:color w:val="000000"/>
                <w:kern w:val="0"/>
                <w:sz w:val="24"/>
                <w:szCs w:val="24"/>
                <w:lang w:bidi="ar"/>
              </w:rPr>
              <w:t>，主键，自增</w:t>
            </w:r>
          </w:p>
        </w:tc>
      </w:tr>
      <w:tr w:rsidR="003E056B" w14:paraId="662C4C51" w14:textId="77777777" w:rsidTr="00BB437A">
        <w:tc>
          <w:tcPr>
            <w:tcW w:w="1415" w:type="pct"/>
            <w:shd w:val="clear" w:color="auto" w:fill="F6F6F6" w:themeFill="accent3" w:themeFillTint="19"/>
            <w:vAlign w:val="center"/>
          </w:tcPr>
          <w:p w14:paraId="08636BDF"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username</w:t>
            </w:r>
          </w:p>
        </w:tc>
        <w:tc>
          <w:tcPr>
            <w:tcW w:w="937" w:type="pct"/>
            <w:shd w:val="clear" w:color="auto" w:fill="F6F6F6" w:themeFill="accent3" w:themeFillTint="19"/>
            <w:vAlign w:val="center"/>
          </w:tcPr>
          <w:p w14:paraId="692E00C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50)</w:t>
            </w:r>
          </w:p>
        </w:tc>
        <w:tc>
          <w:tcPr>
            <w:tcW w:w="2648" w:type="pct"/>
            <w:shd w:val="clear" w:color="auto" w:fill="F6F6F6" w:themeFill="accent3" w:themeFillTint="19"/>
            <w:vAlign w:val="center"/>
          </w:tcPr>
          <w:p w14:paraId="24E0FBE5"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用户登录用户名，非</w:t>
            </w:r>
            <w:proofErr w:type="gramStart"/>
            <w:r w:rsidRPr="007A5A56">
              <w:rPr>
                <w:rFonts w:ascii="Times New Roman" w:eastAsia="宋体" w:hAnsi="Times New Roman" w:cs="Times New Roman"/>
                <w:color w:val="000000"/>
                <w:kern w:val="0"/>
                <w:sz w:val="24"/>
                <w:szCs w:val="24"/>
                <w:lang w:bidi="ar"/>
              </w:rPr>
              <w:t>空唯一</w:t>
            </w:r>
            <w:proofErr w:type="gramEnd"/>
          </w:p>
        </w:tc>
      </w:tr>
      <w:tr w:rsidR="003E056B" w14:paraId="2AC912B4" w14:textId="77777777" w:rsidTr="00BB437A">
        <w:tc>
          <w:tcPr>
            <w:tcW w:w="1415" w:type="pct"/>
            <w:shd w:val="clear" w:color="auto" w:fill="DBDBDB" w:themeFill="accent3" w:themeFillTint="66"/>
            <w:vAlign w:val="center"/>
          </w:tcPr>
          <w:p w14:paraId="4C78AE3F"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name</w:t>
            </w:r>
          </w:p>
        </w:tc>
        <w:tc>
          <w:tcPr>
            <w:tcW w:w="937" w:type="pct"/>
            <w:shd w:val="clear" w:color="auto" w:fill="DBDBDB" w:themeFill="accent3" w:themeFillTint="66"/>
            <w:vAlign w:val="center"/>
          </w:tcPr>
          <w:p w14:paraId="4CC1732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50)</w:t>
            </w:r>
          </w:p>
        </w:tc>
        <w:tc>
          <w:tcPr>
            <w:tcW w:w="2648" w:type="pct"/>
            <w:shd w:val="clear" w:color="auto" w:fill="DBDBDB" w:themeFill="accent3" w:themeFillTint="66"/>
            <w:vAlign w:val="center"/>
          </w:tcPr>
          <w:p w14:paraId="346BE8A7"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用户昵称</w:t>
            </w:r>
          </w:p>
        </w:tc>
      </w:tr>
      <w:tr w:rsidR="003E056B" w14:paraId="764B9E31" w14:textId="77777777" w:rsidTr="00BB437A">
        <w:tc>
          <w:tcPr>
            <w:tcW w:w="1415" w:type="pct"/>
            <w:shd w:val="clear" w:color="auto" w:fill="F6F6F6" w:themeFill="accent3" w:themeFillTint="19"/>
            <w:vAlign w:val="center"/>
          </w:tcPr>
          <w:p w14:paraId="7EDF5A87"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password</w:t>
            </w:r>
          </w:p>
        </w:tc>
        <w:tc>
          <w:tcPr>
            <w:tcW w:w="937" w:type="pct"/>
            <w:shd w:val="clear" w:color="auto" w:fill="F6F6F6" w:themeFill="accent3" w:themeFillTint="19"/>
            <w:vAlign w:val="center"/>
          </w:tcPr>
          <w:p w14:paraId="59A0F6C3"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100)</w:t>
            </w:r>
          </w:p>
        </w:tc>
        <w:tc>
          <w:tcPr>
            <w:tcW w:w="2648" w:type="pct"/>
            <w:shd w:val="clear" w:color="auto" w:fill="F6F6F6" w:themeFill="accent3" w:themeFillTint="19"/>
            <w:vAlign w:val="center"/>
          </w:tcPr>
          <w:p w14:paraId="0F276B4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用户登录密码，非空</w:t>
            </w:r>
          </w:p>
        </w:tc>
      </w:tr>
      <w:tr w:rsidR="003E056B" w14:paraId="3166A6B8" w14:textId="77777777" w:rsidTr="00BB437A">
        <w:tc>
          <w:tcPr>
            <w:tcW w:w="1415" w:type="pct"/>
            <w:shd w:val="clear" w:color="auto" w:fill="F6F6F6" w:themeFill="accent3" w:themeFillTint="19"/>
            <w:vAlign w:val="center"/>
          </w:tcPr>
          <w:p w14:paraId="4E00B35D"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type</w:t>
            </w:r>
          </w:p>
        </w:tc>
        <w:tc>
          <w:tcPr>
            <w:tcW w:w="937" w:type="pct"/>
            <w:shd w:val="clear" w:color="auto" w:fill="F6F6F6" w:themeFill="accent3" w:themeFillTint="19"/>
            <w:vAlign w:val="center"/>
          </w:tcPr>
          <w:p w14:paraId="0BEDD07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3D639C0E"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用户类型：</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普通用户，</w:t>
            </w:r>
            <w:r w:rsidRPr="007A5A56">
              <w:rPr>
                <w:rFonts w:ascii="Times New Roman" w:eastAsia="宋体" w:hAnsi="Times New Roman" w:cs="Times New Roman"/>
                <w:color w:val="000000"/>
                <w:kern w:val="0"/>
                <w:sz w:val="24"/>
                <w:szCs w:val="24"/>
                <w:lang w:bidi="ar"/>
              </w:rPr>
              <w:t xml:space="preserve">1VIP </w:t>
            </w:r>
            <w:r w:rsidRPr="007A5A56">
              <w:rPr>
                <w:rFonts w:ascii="Times New Roman" w:eastAsia="宋体" w:hAnsi="Times New Roman" w:cs="Times New Roman"/>
                <w:color w:val="000000"/>
                <w:kern w:val="0"/>
                <w:sz w:val="24"/>
                <w:szCs w:val="24"/>
                <w:lang w:bidi="ar"/>
              </w:rPr>
              <w:t>用户</w:t>
            </w:r>
          </w:p>
        </w:tc>
      </w:tr>
      <w:tr w:rsidR="003E056B" w14:paraId="7C84E78F" w14:textId="77777777" w:rsidTr="00BB437A">
        <w:tc>
          <w:tcPr>
            <w:tcW w:w="1415" w:type="pct"/>
            <w:shd w:val="clear" w:color="auto" w:fill="F6F6F6" w:themeFill="accent3" w:themeFillTint="19"/>
            <w:vAlign w:val="center"/>
          </w:tcPr>
          <w:p w14:paraId="4A16AE52"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phone</w:t>
            </w:r>
          </w:p>
        </w:tc>
        <w:tc>
          <w:tcPr>
            <w:tcW w:w="937" w:type="pct"/>
            <w:shd w:val="clear" w:color="auto" w:fill="F6F6F6" w:themeFill="accent3" w:themeFillTint="19"/>
            <w:vAlign w:val="center"/>
          </w:tcPr>
          <w:p w14:paraId="632A5295"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20)</w:t>
            </w:r>
          </w:p>
        </w:tc>
        <w:tc>
          <w:tcPr>
            <w:tcW w:w="2648" w:type="pct"/>
            <w:shd w:val="clear" w:color="auto" w:fill="F6F6F6" w:themeFill="accent3" w:themeFillTint="19"/>
            <w:vAlign w:val="center"/>
          </w:tcPr>
          <w:p w14:paraId="69AF1351"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用户手机号</w:t>
            </w:r>
          </w:p>
        </w:tc>
      </w:tr>
      <w:tr w:rsidR="003E056B" w14:paraId="4B5BDE3B" w14:textId="77777777" w:rsidTr="00BB437A">
        <w:tc>
          <w:tcPr>
            <w:tcW w:w="1415" w:type="pct"/>
            <w:shd w:val="clear" w:color="auto" w:fill="F6F6F6" w:themeFill="accent3" w:themeFillTint="19"/>
            <w:vAlign w:val="center"/>
          </w:tcPr>
          <w:p w14:paraId="11B450B0"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email</w:t>
            </w:r>
          </w:p>
        </w:tc>
        <w:tc>
          <w:tcPr>
            <w:tcW w:w="937" w:type="pct"/>
            <w:shd w:val="clear" w:color="auto" w:fill="F6F6F6" w:themeFill="accent3" w:themeFillTint="19"/>
            <w:vAlign w:val="center"/>
          </w:tcPr>
          <w:p w14:paraId="4D882D9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100)</w:t>
            </w:r>
          </w:p>
        </w:tc>
        <w:tc>
          <w:tcPr>
            <w:tcW w:w="2648" w:type="pct"/>
            <w:shd w:val="clear" w:color="auto" w:fill="F6F6F6" w:themeFill="accent3" w:themeFillTint="19"/>
            <w:vAlign w:val="center"/>
          </w:tcPr>
          <w:p w14:paraId="7C4A5997"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用户邮箱</w:t>
            </w:r>
          </w:p>
        </w:tc>
      </w:tr>
      <w:tr w:rsidR="003E056B" w14:paraId="1F4902CF" w14:textId="77777777" w:rsidTr="00BB437A">
        <w:tc>
          <w:tcPr>
            <w:tcW w:w="1415" w:type="pct"/>
            <w:shd w:val="clear" w:color="auto" w:fill="F6F6F6" w:themeFill="accent3" w:themeFillTint="19"/>
            <w:vAlign w:val="center"/>
          </w:tcPr>
          <w:p w14:paraId="1E695853"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avatar</w:t>
            </w:r>
          </w:p>
        </w:tc>
        <w:tc>
          <w:tcPr>
            <w:tcW w:w="937" w:type="pct"/>
            <w:shd w:val="clear" w:color="auto" w:fill="F6F6F6" w:themeFill="accent3" w:themeFillTint="19"/>
            <w:vAlign w:val="center"/>
          </w:tcPr>
          <w:p w14:paraId="4A6E284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255)</w:t>
            </w:r>
          </w:p>
        </w:tc>
        <w:tc>
          <w:tcPr>
            <w:tcW w:w="2648" w:type="pct"/>
            <w:shd w:val="clear" w:color="auto" w:fill="F6F6F6" w:themeFill="accent3" w:themeFillTint="19"/>
            <w:vAlign w:val="center"/>
          </w:tcPr>
          <w:p w14:paraId="7F0C8B4D"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用户头像</w:t>
            </w:r>
          </w:p>
        </w:tc>
      </w:tr>
      <w:tr w:rsidR="003E056B" w14:paraId="54F7058D" w14:textId="77777777" w:rsidTr="00BB437A">
        <w:tc>
          <w:tcPr>
            <w:tcW w:w="1415" w:type="pct"/>
            <w:shd w:val="clear" w:color="auto" w:fill="F6F6F6" w:themeFill="accent3" w:themeFillTint="19"/>
            <w:vAlign w:val="center"/>
          </w:tcPr>
          <w:p w14:paraId="4EFD802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lastRenderedPageBreak/>
              <w:t>signature</w:t>
            </w:r>
          </w:p>
        </w:tc>
        <w:tc>
          <w:tcPr>
            <w:tcW w:w="937" w:type="pct"/>
            <w:shd w:val="clear" w:color="auto" w:fill="F6F6F6" w:themeFill="accent3" w:themeFillTint="19"/>
            <w:vAlign w:val="center"/>
          </w:tcPr>
          <w:p w14:paraId="6E2A913D"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varchar(</w:t>
            </w:r>
            <w:proofErr w:type="gramEnd"/>
            <w:r w:rsidRPr="007A5A56">
              <w:rPr>
                <w:rFonts w:ascii="Times New Roman" w:eastAsia="宋体" w:hAnsi="Times New Roman" w:cs="Times New Roman"/>
                <w:color w:val="000000"/>
                <w:kern w:val="0"/>
                <w:sz w:val="24"/>
                <w:szCs w:val="24"/>
                <w:lang w:bidi="ar"/>
              </w:rPr>
              <w:t>255)</w:t>
            </w:r>
          </w:p>
        </w:tc>
        <w:tc>
          <w:tcPr>
            <w:tcW w:w="2648" w:type="pct"/>
            <w:shd w:val="clear" w:color="auto" w:fill="F6F6F6" w:themeFill="accent3" w:themeFillTint="19"/>
            <w:vAlign w:val="center"/>
          </w:tcPr>
          <w:p w14:paraId="7212C406"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用户个性签名</w:t>
            </w:r>
          </w:p>
        </w:tc>
      </w:tr>
      <w:tr w:rsidR="003E056B" w14:paraId="6790B653" w14:textId="77777777" w:rsidTr="00BB437A">
        <w:tc>
          <w:tcPr>
            <w:tcW w:w="1415" w:type="pct"/>
            <w:shd w:val="clear" w:color="auto" w:fill="F6F6F6" w:themeFill="accent3" w:themeFillTint="19"/>
            <w:vAlign w:val="center"/>
          </w:tcPr>
          <w:p w14:paraId="239CD74E"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auth_charging_station</w:t>
            </w:r>
            <w:proofErr w:type="spellEnd"/>
          </w:p>
        </w:tc>
        <w:tc>
          <w:tcPr>
            <w:tcW w:w="937" w:type="pct"/>
            <w:shd w:val="clear" w:color="auto" w:fill="F6F6F6" w:themeFill="accent3" w:themeFillTint="19"/>
            <w:vAlign w:val="center"/>
          </w:tcPr>
          <w:p w14:paraId="52FC8016"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3BCAA10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充电桩认证状态：</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未认证、</w:t>
            </w:r>
            <w:r w:rsidRPr="007A5A56">
              <w:rPr>
                <w:rFonts w:ascii="Times New Roman" w:eastAsia="宋体" w:hAnsi="Times New Roman" w:cs="Times New Roman"/>
                <w:color w:val="000000"/>
                <w:kern w:val="0"/>
                <w:sz w:val="24"/>
                <w:szCs w:val="24"/>
                <w:lang w:bidi="ar"/>
              </w:rPr>
              <w:t xml:space="preserve">1 </w:t>
            </w:r>
            <w:r w:rsidRPr="007A5A56">
              <w:rPr>
                <w:rFonts w:ascii="Times New Roman" w:eastAsia="宋体" w:hAnsi="Times New Roman" w:cs="Times New Roman"/>
                <w:color w:val="000000"/>
                <w:kern w:val="0"/>
                <w:sz w:val="24"/>
                <w:szCs w:val="24"/>
                <w:lang w:bidi="ar"/>
              </w:rPr>
              <w:t>审核中、</w:t>
            </w:r>
            <w:r w:rsidRPr="007A5A56">
              <w:rPr>
                <w:rFonts w:ascii="Times New Roman" w:eastAsia="宋体" w:hAnsi="Times New Roman" w:cs="Times New Roman"/>
                <w:color w:val="000000"/>
                <w:kern w:val="0"/>
                <w:sz w:val="24"/>
                <w:szCs w:val="24"/>
                <w:lang w:bidi="ar"/>
              </w:rPr>
              <w:t xml:space="preserve">2 </w:t>
            </w:r>
            <w:r w:rsidRPr="007A5A56">
              <w:rPr>
                <w:rFonts w:ascii="Times New Roman" w:eastAsia="宋体" w:hAnsi="Times New Roman" w:cs="Times New Roman"/>
                <w:color w:val="000000"/>
                <w:kern w:val="0"/>
                <w:sz w:val="24"/>
                <w:szCs w:val="24"/>
                <w:lang w:bidi="ar"/>
              </w:rPr>
              <w:t>已认证、</w:t>
            </w:r>
            <w:r w:rsidRPr="007A5A56">
              <w:rPr>
                <w:rFonts w:ascii="Times New Roman" w:eastAsia="宋体" w:hAnsi="Times New Roman" w:cs="Times New Roman"/>
                <w:color w:val="000000"/>
                <w:kern w:val="0"/>
                <w:sz w:val="24"/>
                <w:szCs w:val="24"/>
                <w:lang w:bidi="ar"/>
              </w:rPr>
              <w:t xml:space="preserve">3 </w:t>
            </w:r>
            <w:r w:rsidRPr="007A5A56">
              <w:rPr>
                <w:rFonts w:ascii="Times New Roman" w:eastAsia="宋体" w:hAnsi="Times New Roman" w:cs="Times New Roman"/>
                <w:color w:val="000000"/>
                <w:kern w:val="0"/>
                <w:sz w:val="24"/>
                <w:szCs w:val="24"/>
                <w:lang w:bidi="ar"/>
              </w:rPr>
              <w:t>认证失败</w:t>
            </w:r>
          </w:p>
        </w:tc>
      </w:tr>
      <w:tr w:rsidR="003E056B" w14:paraId="3BF52D2F" w14:textId="77777777" w:rsidTr="00BB437A">
        <w:tc>
          <w:tcPr>
            <w:tcW w:w="1415" w:type="pct"/>
            <w:shd w:val="clear" w:color="auto" w:fill="F6F6F6" w:themeFill="accent3" w:themeFillTint="19"/>
            <w:vAlign w:val="center"/>
          </w:tcPr>
          <w:p w14:paraId="35AF891C"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auth_vehicle</w:t>
            </w:r>
            <w:proofErr w:type="spellEnd"/>
          </w:p>
        </w:tc>
        <w:tc>
          <w:tcPr>
            <w:tcW w:w="937" w:type="pct"/>
            <w:shd w:val="clear" w:color="auto" w:fill="F6F6F6" w:themeFill="accent3" w:themeFillTint="19"/>
            <w:vAlign w:val="center"/>
          </w:tcPr>
          <w:p w14:paraId="2A2BD3C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6E688CF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车辆认证状态：</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未认证、</w:t>
            </w:r>
            <w:r w:rsidRPr="007A5A56">
              <w:rPr>
                <w:rFonts w:ascii="Times New Roman" w:eastAsia="宋体" w:hAnsi="Times New Roman" w:cs="Times New Roman"/>
                <w:color w:val="000000"/>
                <w:kern w:val="0"/>
                <w:sz w:val="24"/>
                <w:szCs w:val="24"/>
                <w:lang w:bidi="ar"/>
              </w:rPr>
              <w:t xml:space="preserve">1 </w:t>
            </w:r>
            <w:r w:rsidRPr="007A5A56">
              <w:rPr>
                <w:rFonts w:ascii="Times New Roman" w:eastAsia="宋体" w:hAnsi="Times New Roman" w:cs="Times New Roman"/>
                <w:color w:val="000000"/>
                <w:kern w:val="0"/>
                <w:sz w:val="24"/>
                <w:szCs w:val="24"/>
                <w:lang w:bidi="ar"/>
              </w:rPr>
              <w:t>审核中、</w:t>
            </w:r>
            <w:r w:rsidRPr="007A5A56">
              <w:rPr>
                <w:rFonts w:ascii="Times New Roman" w:eastAsia="宋体" w:hAnsi="Times New Roman" w:cs="Times New Roman"/>
                <w:color w:val="000000"/>
                <w:kern w:val="0"/>
                <w:sz w:val="24"/>
                <w:szCs w:val="24"/>
                <w:lang w:bidi="ar"/>
              </w:rPr>
              <w:t xml:space="preserve">2 </w:t>
            </w:r>
            <w:r w:rsidRPr="007A5A56">
              <w:rPr>
                <w:rFonts w:ascii="Times New Roman" w:eastAsia="宋体" w:hAnsi="Times New Roman" w:cs="Times New Roman"/>
                <w:color w:val="000000"/>
                <w:kern w:val="0"/>
                <w:sz w:val="24"/>
                <w:szCs w:val="24"/>
                <w:lang w:bidi="ar"/>
              </w:rPr>
              <w:t>已认证、</w:t>
            </w:r>
            <w:r w:rsidRPr="007A5A56">
              <w:rPr>
                <w:rFonts w:ascii="Times New Roman" w:eastAsia="宋体" w:hAnsi="Times New Roman" w:cs="Times New Roman"/>
                <w:color w:val="000000"/>
                <w:kern w:val="0"/>
                <w:sz w:val="24"/>
                <w:szCs w:val="24"/>
                <w:lang w:bidi="ar"/>
              </w:rPr>
              <w:t xml:space="preserve">3 </w:t>
            </w:r>
            <w:r w:rsidRPr="007A5A56">
              <w:rPr>
                <w:rFonts w:ascii="Times New Roman" w:eastAsia="宋体" w:hAnsi="Times New Roman" w:cs="Times New Roman"/>
                <w:color w:val="000000"/>
                <w:kern w:val="0"/>
                <w:sz w:val="24"/>
                <w:szCs w:val="24"/>
                <w:lang w:bidi="ar"/>
              </w:rPr>
              <w:t>认证失败</w:t>
            </w:r>
          </w:p>
        </w:tc>
      </w:tr>
      <w:tr w:rsidR="003E056B" w14:paraId="2F1447A9" w14:textId="77777777" w:rsidTr="00BB437A">
        <w:tc>
          <w:tcPr>
            <w:tcW w:w="1415" w:type="pct"/>
            <w:shd w:val="clear" w:color="auto" w:fill="F6F6F6" w:themeFill="accent3" w:themeFillTint="19"/>
            <w:vAlign w:val="center"/>
          </w:tcPr>
          <w:p w14:paraId="47D34050"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privacy_vehicle</w:t>
            </w:r>
            <w:proofErr w:type="spellEnd"/>
          </w:p>
        </w:tc>
        <w:tc>
          <w:tcPr>
            <w:tcW w:w="937" w:type="pct"/>
            <w:shd w:val="clear" w:color="auto" w:fill="F6F6F6" w:themeFill="accent3" w:themeFillTint="19"/>
            <w:vAlign w:val="center"/>
          </w:tcPr>
          <w:p w14:paraId="0E57078B"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3BC9281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是否隐藏车辆信息：</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公开、</w:t>
            </w:r>
            <w:r w:rsidRPr="007A5A56">
              <w:rPr>
                <w:rFonts w:ascii="Times New Roman" w:eastAsia="宋体" w:hAnsi="Times New Roman" w:cs="Times New Roman"/>
                <w:color w:val="000000"/>
                <w:kern w:val="0"/>
                <w:sz w:val="24"/>
                <w:szCs w:val="24"/>
                <w:lang w:bidi="ar"/>
              </w:rPr>
              <w:t xml:space="preserve">1 </w:t>
            </w:r>
            <w:r w:rsidRPr="007A5A56">
              <w:rPr>
                <w:rFonts w:ascii="Times New Roman" w:eastAsia="宋体" w:hAnsi="Times New Roman" w:cs="Times New Roman"/>
                <w:color w:val="000000"/>
                <w:kern w:val="0"/>
                <w:sz w:val="24"/>
                <w:szCs w:val="24"/>
                <w:lang w:bidi="ar"/>
              </w:rPr>
              <w:t>隐藏</w:t>
            </w:r>
          </w:p>
        </w:tc>
      </w:tr>
      <w:tr w:rsidR="003E056B" w14:paraId="3F551524" w14:textId="77777777" w:rsidTr="00BB437A">
        <w:tc>
          <w:tcPr>
            <w:tcW w:w="1415" w:type="pct"/>
            <w:shd w:val="clear" w:color="auto" w:fill="F6F6F6" w:themeFill="accent3" w:themeFillTint="19"/>
            <w:vAlign w:val="center"/>
          </w:tcPr>
          <w:p w14:paraId="380DEC8C"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privacy_station</w:t>
            </w:r>
            <w:proofErr w:type="spellEnd"/>
          </w:p>
        </w:tc>
        <w:tc>
          <w:tcPr>
            <w:tcW w:w="937" w:type="pct"/>
            <w:shd w:val="clear" w:color="auto" w:fill="F6F6F6" w:themeFill="accent3" w:themeFillTint="19"/>
            <w:vAlign w:val="center"/>
          </w:tcPr>
          <w:p w14:paraId="09387BA6"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56EC390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是否隐藏充电桩信息：</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公开、</w:t>
            </w:r>
            <w:r w:rsidRPr="007A5A56">
              <w:rPr>
                <w:rFonts w:ascii="Times New Roman" w:eastAsia="宋体" w:hAnsi="Times New Roman" w:cs="Times New Roman"/>
                <w:color w:val="000000"/>
                <w:kern w:val="0"/>
                <w:sz w:val="24"/>
                <w:szCs w:val="24"/>
                <w:lang w:bidi="ar"/>
              </w:rPr>
              <w:t xml:space="preserve">1 </w:t>
            </w:r>
            <w:r w:rsidRPr="007A5A56">
              <w:rPr>
                <w:rFonts w:ascii="Times New Roman" w:eastAsia="宋体" w:hAnsi="Times New Roman" w:cs="Times New Roman"/>
                <w:color w:val="000000"/>
                <w:kern w:val="0"/>
                <w:sz w:val="24"/>
                <w:szCs w:val="24"/>
                <w:lang w:bidi="ar"/>
              </w:rPr>
              <w:t>隐藏</w:t>
            </w:r>
          </w:p>
        </w:tc>
      </w:tr>
      <w:tr w:rsidR="003E056B" w14:paraId="3F22AE53" w14:textId="77777777" w:rsidTr="00BB437A">
        <w:tc>
          <w:tcPr>
            <w:tcW w:w="1415" w:type="pct"/>
            <w:shd w:val="clear" w:color="auto" w:fill="F6F6F6" w:themeFill="accent3" w:themeFillTint="19"/>
            <w:vAlign w:val="center"/>
          </w:tcPr>
          <w:p w14:paraId="3E18DE1F"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points</w:t>
            </w:r>
          </w:p>
        </w:tc>
        <w:tc>
          <w:tcPr>
            <w:tcW w:w="937" w:type="pct"/>
            <w:shd w:val="clear" w:color="auto" w:fill="F6F6F6" w:themeFill="accent3" w:themeFillTint="19"/>
            <w:vAlign w:val="center"/>
          </w:tcPr>
          <w:p w14:paraId="5B0E0F25"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int</w:t>
            </w:r>
          </w:p>
        </w:tc>
        <w:tc>
          <w:tcPr>
            <w:tcW w:w="2648" w:type="pct"/>
            <w:shd w:val="clear" w:color="auto" w:fill="F6F6F6" w:themeFill="accent3" w:themeFillTint="19"/>
            <w:vAlign w:val="center"/>
          </w:tcPr>
          <w:p w14:paraId="4567EE02"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用户积分总数</w:t>
            </w:r>
          </w:p>
        </w:tc>
      </w:tr>
      <w:tr w:rsidR="003E056B" w14:paraId="2E1BDA88" w14:textId="77777777" w:rsidTr="00BB437A">
        <w:tc>
          <w:tcPr>
            <w:tcW w:w="1415" w:type="pct"/>
            <w:shd w:val="clear" w:color="auto" w:fill="F6F6F6" w:themeFill="accent3" w:themeFillTint="19"/>
            <w:vAlign w:val="center"/>
          </w:tcPr>
          <w:p w14:paraId="308679B3"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balance</w:t>
            </w:r>
          </w:p>
        </w:tc>
        <w:tc>
          <w:tcPr>
            <w:tcW w:w="937" w:type="pct"/>
            <w:shd w:val="clear" w:color="auto" w:fill="F6F6F6" w:themeFill="accent3" w:themeFillTint="19"/>
            <w:vAlign w:val="center"/>
          </w:tcPr>
          <w:p w14:paraId="31F78FCF"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gramStart"/>
            <w:r w:rsidRPr="007A5A56">
              <w:rPr>
                <w:rFonts w:ascii="Times New Roman" w:eastAsia="宋体" w:hAnsi="Times New Roman" w:cs="Times New Roman"/>
                <w:color w:val="000000"/>
                <w:kern w:val="0"/>
                <w:sz w:val="24"/>
                <w:szCs w:val="24"/>
                <w:lang w:bidi="ar"/>
              </w:rPr>
              <w:t>decimal(</w:t>
            </w:r>
            <w:proofErr w:type="gramEnd"/>
            <w:r w:rsidRPr="007A5A56">
              <w:rPr>
                <w:rFonts w:ascii="Times New Roman" w:eastAsia="宋体" w:hAnsi="Times New Roman" w:cs="Times New Roman"/>
                <w:color w:val="000000"/>
                <w:kern w:val="0"/>
                <w:sz w:val="24"/>
                <w:szCs w:val="24"/>
                <w:lang w:bidi="ar"/>
              </w:rPr>
              <w:t>10,2)</w:t>
            </w:r>
          </w:p>
        </w:tc>
        <w:tc>
          <w:tcPr>
            <w:tcW w:w="2648" w:type="pct"/>
            <w:shd w:val="clear" w:color="auto" w:fill="F6F6F6" w:themeFill="accent3" w:themeFillTint="19"/>
            <w:vAlign w:val="center"/>
          </w:tcPr>
          <w:p w14:paraId="0154D27E"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用户账户余额</w:t>
            </w:r>
          </w:p>
        </w:tc>
      </w:tr>
      <w:tr w:rsidR="003E056B" w14:paraId="018D3FDB" w14:textId="77777777" w:rsidTr="00BB437A">
        <w:tc>
          <w:tcPr>
            <w:tcW w:w="1415" w:type="pct"/>
            <w:shd w:val="clear" w:color="auto" w:fill="F6F6F6" w:themeFill="accent3" w:themeFillTint="19"/>
            <w:vAlign w:val="center"/>
          </w:tcPr>
          <w:p w14:paraId="7D9B5411"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is_deleted</w:t>
            </w:r>
            <w:proofErr w:type="spellEnd"/>
          </w:p>
        </w:tc>
        <w:tc>
          <w:tcPr>
            <w:tcW w:w="937" w:type="pct"/>
            <w:shd w:val="clear" w:color="auto" w:fill="F6F6F6" w:themeFill="accent3" w:themeFillTint="19"/>
            <w:vAlign w:val="center"/>
          </w:tcPr>
          <w:p w14:paraId="4AF51283"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tinyint</w:t>
            </w:r>
            <w:proofErr w:type="spellEnd"/>
          </w:p>
        </w:tc>
        <w:tc>
          <w:tcPr>
            <w:tcW w:w="2648" w:type="pct"/>
            <w:shd w:val="clear" w:color="auto" w:fill="F6F6F6" w:themeFill="accent3" w:themeFillTint="19"/>
            <w:vAlign w:val="center"/>
          </w:tcPr>
          <w:p w14:paraId="36D41743"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逻辑删除标识：</w:t>
            </w:r>
            <w:r w:rsidRPr="007A5A56">
              <w:rPr>
                <w:rFonts w:ascii="Times New Roman" w:eastAsia="宋体" w:hAnsi="Times New Roman" w:cs="Times New Roman"/>
                <w:color w:val="000000"/>
                <w:kern w:val="0"/>
                <w:sz w:val="24"/>
                <w:szCs w:val="24"/>
                <w:lang w:bidi="ar"/>
              </w:rPr>
              <w:t xml:space="preserve">0 </w:t>
            </w:r>
            <w:r w:rsidRPr="007A5A56">
              <w:rPr>
                <w:rFonts w:ascii="Times New Roman" w:eastAsia="宋体" w:hAnsi="Times New Roman" w:cs="Times New Roman"/>
                <w:color w:val="000000"/>
                <w:kern w:val="0"/>
                <w:sz w:val="24"/>
                <w:szCs w:val="24"/>
                <w:lang w:bidi="ar"/>
              </w:rPr>
              <w:t>正常、</w:t>
            </w:r>
            <w:r w:rsidRPr="007A5A56">
              <w:rPr>
                <w:rFonts w:ascii="Times New Roman" w:eastAsia="宋体" w:hAnsi="Times New Roman" w:cs="Times New Roman"/>
                <w:color w:val="000000"/>
                <w:kern w:val="0"/>
                <w:sz w:val="24"/>
                <w:szCs w:val="24"/>
                <w:lang w:bidi="ar"/>
              </w:rPr>
              <w:t xml:space="preserve">1 </w:t>
            </w:r>
            <w:r w:rsidRPr="007A5A56">
              <w:rPr>
                <w:rFonts w:ascii="Times New Roman" w:eastAsia="宋体" w:hAnsi="Times New Roman" w:cs="Times New Roman"/>
                <w:color w:val="000000"/>
                <w:kern w:val="0"/>
                <w:sz w:val="24"/>
                <w:szCs w:val="24"/>
                <w:lang w:bidi="ar"/>
              </w:rPr>
              <w:t>已删除</w:t>
            </w:r>
          </w:p>
        </w:tc>
      </w:tr>
      <w:tr w:rsidR="003E056B" w14:paraId="433133C2" w14:textId="77777777" w:rsidTr="00BB437A">
        <w:tc>
          <w:tcPr>
            <w:tcW w:w="1415" w:type="pct"/>
            <w:shd w:val="clear" w:color="auto" w:fill="F6F6F6" w:themeFill="accent3" w:themeFillTint="19"/>
            <w:vAlign w:val="center"/>
          </w:tcPr>
          <w:p w14:paraId="22D77839"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create_time</w:t>
            </w:r>
            <w:proofErr w:type="spellEnd"/>
          </w:p>
        </w:tc>
        <w:tc>
          <w:tcPr>
            <w:tcW w:w="937" w:type="pct"/>
            <w:shd w:val="clear" w:color="auto" w:fill="F6F6F6" w:themeFill="accent3" w:themeFillTint="19"/>
            <w:vAlign w:val="center"/>
          </w:tcPr>
          <w:p w14:paraId="3F2BD702"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datetime</w:t>
            </w:r>
          </w:p>
        </w:tc>
        <w:tc>
          <w:tcPr>
            <w:tcW w:w="2648" w:type="pct"/>
            <w:shd w:val="clear" w:color="auto" w:fill="F6F6F6" w:themeFill="accent3" w:themeFillTint="19"/>
            <w:vAlign w:val="center"/>
          </w:tcPr>
          <w:p w14:paraId="0FE444D4"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用户注册创建时间</w:t>
            </w:r>
          </w:p>
        </w:tc>
      </w:tr>
      <w:tr w:rsidR="003E056B" w14:paraId="6611EE5B" w14:textId="77777777" w:rsidTr="00BB437A">
        <w:tc>
          <w:tcPr>
            <w:tcW w:w="1415" w:type="pct"/>
            <w:shd w:val="clear" w:color="auto" w:fill="F6F6F6" w:themeFill="accent3" w:themeFillTint="19"/>
            <w:vAlign w:val="center"/>
          </w:tcPr>
          <w:p w14:paraId="519B82E6"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update_time</w:t>
            </w:r>
            <w:proofErr w:type="spellEnd"/>
          </w:p>
        </w:tc>
        <w:tc>
          <w:tcPr>
            <w:tcW w:w="937" w:type="pct"/>
            <w:shd w:val="clear" w:color="auto" w:fill="F6F6F6" w:themeFill="accent3" w:themeFillTint="19"/>
            <w:vAlign w:val="center"/>
          </w:tcPr>
          <w:p w14:paraId="55F9A132"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datetime</w:t>
            </w:r>
          </w:p>
        </w:tc>
        <w:tc>
          <w:tcPr>
            <w:tcW w:w="2648" w:type="pct"/>
            <w:shd w:val="clear" w:color="auto" w:fill="F6F6F6" w:themeFill="accent3" w:themeFillTint="19"/>
            <w:vAlign w:val="center"/>
          </w:tcPr>
          <w:p w14:paraId="64A9EDBA"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信息更新时间，更新自动刷新</w:t>
            </w:r>
          </w:p>
        </w:tc>
      </w:tr>
      <w:tr w:rsidR="003E056B" w14:paraId="2283220F" w14:textId="77777777" w:rsidTr="00BB437A">
        <w:tc>
          <w:tcPr>
            <w:tcW w:w="1415" w:type="pct"/>
            <w:shd w:val="clear" w:color="auto" w:fill="F6F6F6" w:themeFill="accent3" w:themeFillTint="19"/>
            <w:vAlign w:val="center"/>
          </w:tcPr>
          <w:p w14:paraId="58F20794"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proofErr w:type="spellStart"/>
            <w:r w:rsidRPr="007A5A56">
              <w:rPr>
                <w:rFonts w:ascii="Times New Roman" w:eastAsia="宋体" w:hAnsi="Times New Roman" w:cs="Times New Roman"/>
                <w:color w:val="000000"/>
                <w:kern w:val="0"/>
                <w:sz w:val="24"/>
                <w:szCs w:val="24"/>
                <w:lang w:bidi="ar"/>
              </w:rPr>
              <w:t>last_login_time</w:t>
            </w:r>
            <w:proofErr w:type="spellEnd"/>
          </w:p>
        </w:tc>
        <w:tc>
          <w:tcPr>
            <w:tcW w:w="937" w:type="pct"/>
            <w:shd w:val="clear" w:color="auto" w:fill="F6F6F6" w:themeFill="accent3" w:themeFillTint="19"/>
            <w:vAlign w:val="center"/>
          </w:tcPr>
          <w:p w14:paraId="58198F88"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datetime</w:t>
            </w:r>
          </w:p>
        </w:tc>
        <w:tc>
          <w:tcPr>
            <w:tcW w:w="2648" w:type="pct"/>
            <w:shd w:val="clear" w:color="auto" w:fill="F6F6F6" w:themeFill="accent3" w:themeFillTint="19"/>
            <w:vAlign w:val="center"/>
          </w:tcPr>
          <w:p w14:paraId="67A43B48" w14:textId="77777777" w:rsidR="003E056B" w:rsidRPr="007A5A56" w:rsidRDefault="00000000" w:rsidP="007A5A56">
            <w:pPr>
              <w:widowControl/>
              <w:jc w:val="center"/>
              <w:rPr>
                <w:rFonts w:ascii="Times New Roman" w:eastAsia="宋体" w:hAnsi="Times New Roman" w:cs="Times New Roman"/>
                <w:color w:val="000000"/>
                <w:kern w:val="0"/>
                <w:sz w:val="24"/>
                <w:szCs w:val="24"/>
                <w:lang w:bidi="ar"/>
              </w:rPr>
            </w:pPr>
            <w:r w:rsidRPr="007A5A56">
              <w:rPr>
                <w:rFonts w:ascii="Times New Roman" w:eastAsia="宋体" w:hAnsi="Times New Roman" w:cs="Times New Roman"/>
                <w:color w:val="000000"/>
                <w:kern w:val="0"/>
                <w:sz w:val="24"/>
                <w:szCs w:val="24"/>
                <w:lang w:bidi="ar"/>
              </w:rPr>
              <w:t>用户最后登录时间</w:t>
            </w:r>
          </w:p>
        </w:tc>
      </w:tr>
    </w:tbl>
    <w:p w14:paraId="1BBE5851" w14:textId="77777777" w:rsidR="003E056B" w:rsidRDefault="003E056B">
      <w:pPr>
        <w:widowControl/>
        <w:jc w:val="left"/>
        <w:rPr>
          <w:rFonts w:ascii="宋体" w:eastAsia="宋体" w:hAnsi="宋体" w:cs="宋体" w:hint="eastAsia"/>
          <w:color w:val="000000"/>
          <w:kern w:val="0"/>
          <w:szCs w:val="21"/>
          <w:lang w:bidi="ar"/>
        </w:rPr>
      </w:pPr>
    </w:p>
    <w:p w14:paraId="704EDE1C" w14:textId="77777777" w:rsidR="003E056B" w:rsidRPr="00BB437A" w:rsidRDefault="00000000">
      <w:pPr>
        <w:widowControl/>
        <w:jc w:val="left"/>
        <w:rPr>
          <w:rFonts w:ascii="宋体" w:eastAsia="宋体" w:hAnsi="宋体" w:cs="宋体" w:hint="eastAsia"/>
          <w:color w:val="000000"/>
          <w:kern w:val="0"/>
          <w:sz w:val="24"/>
          <w:szCs w:val="24"/>
          <w:lang w:bidi="ar"/>
        </w:rPr>
      </w:pPr>
      <w:r>
        <w:rPr>
          <w:rFonts w:ascii="宋体" w:eastAsia="宋体" w:hAnsi="宋体" w:cs="宋体" w:hint="eastAsia"/>
          <w:color w:val="000000"/>
          <w:kern w:val="0"/>
          <w:szCs w:val="21"/>
          <w:lang w:bidi="ar"/>
        </w:rPr>
        <w:t>（2）</w:t>
      </w:r>
      <w:r w:rsidRPr="00BB437A">
        <w:rPr>
          <w:rFonts w:ascii="宋体" w:eastAsia="宋体" w:hAnsi="宋体" w:cs="宋体" w:hint="eastAsia"/>
          <w:color w:val="000000"/>
          <w:kern w:val="0"/>
          <w:sz w:val="24"/>
          <w:szCs w:val="24"/>
          <w:lang w:bidi="ar"/>
        </w:rPr>
        <w:t>管理员表的具体设计如表所示：</w:t>
      </w:r>
    </w:p>
    <w:tbl>
      <w:tblPr>
        <w:tblStyle w:val="af1"/>
        <w:tblW w:w="5000" w:type="pct"/>
        <w:tblLook w:val="04A0" w:firstRow="1" w:lastRow="0" w:firstColumn="1" w:lastColumn="0" w:noHBand="0" w:noVBand="1"/>
      </w:tblPr>
      <w:tblGrid>
        <w:gridCol w:w="1792"/>
        <w:gridCol w:w="1476"/>
        <w:gridCol w:w="5034"/>
      </w:tblGrid>
      <w:tr w:rsidR="003E056B" w:rsidRPr="00BB437A" w14:paraId="2E1B5C16" w14:textId="77777777" w:rsidTr="00BB437A">
        <w:tc>
          <w:tcPr>
            <w:tcW w:w="1079" w:type="pct"/>
            <w:shd w:val="clear" w:color="auto" w:fill="A5A5A5" w:themeFill="accent3"/>
            <w:vAlign w:val="center"/>
          </w:tcPr>
          <w:p w14:paraId="1CABCB5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889" w:type="pct"/>
            <w:shd w:val="clear" w:color="auto" w:fill="A5A5A5" w:themeFill="accent3"/>
            <w:vAlign w:val="center"/>
          </w:tcPr>
          <w:p w14:paraId="05A4832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3032" w:type="pct"/>
            <w:shd w:val="clear" w:color="auto" w:fill="A5A5A5" w:themeFill="accent3"/>
            <w:vAlign w:val="center"/>
          </w:tcPr>
          <w:p w14:paraId="1347372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423BC4D1" w14:textId="77777777" w:rsidTr="00BB437A">
        <w:tc>
          <w:tcPr>
            <w:tcW w:w="1079" w:type="pct"/>
            <w:shd w:val="clear" w:color="auto" w:fill="DBDBDB" w:themeFill="accent3" w:themeFillTint="66"/>
            <w:vAlign w:val="center"/>
          </w:tcPr>
          <w:p w14:paraId="6AA883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889" w:type="pct"/>
            <w:shd w:val="clear" w:color="auto" w:fill="DBDBDB" w:themeFill="accent3" w:themeFillTint="66"/>
            <w:vAlign w:val="center"/>
          </w:tcPr>
          <w:p w14:paraId="5DB9238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3032" w:type="pct"/>
            <w:shd w:val="clear" w:color="auto" w:fill="DBDBDB" w:themeFill="accent3" w:themeFillTint="66"/>
            <w:vAlign w:val="center"/>
          </w:tcPr>
          <w:p w14:paraId="2294D1A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6334CD06" w14:textId="77777777" w:rsidTr="00BB437A">
        <w:tc>
          <w:tcPr>
            <w:tcW w:w="1079" w:type="pct"/>
            <w:shd w:val="clear" w:color="auto" w:fill="F6F6F6" w:themeFill="accent3" w:themeFillTint="19"/>
            <w:vAlign w:val="center"/>
          </w:tcPr>
          <w:p w14:paraId="09FA54E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username</w:t>
            </w:r>
          </w:p>
        </w:tc>
        <w:tc>
          <w:tcPr>
            <w:tcW w:w="889" w:type="pct"/>
            <w:shd w:val="clear" w:color="auto" w:fill="F6F6F6" w:themeFill="accent3" w:themeFillTint="19"/>
            <w:vAlign w:val="center"/>
          </w:tcPr>
          <w:p w14:paraId="6397E6A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3032" w:type="pct"/>
            <w:shd w:val="clear" w:color="auto" w:fill="F6F6F6" w:themeFill="accent3" w:themeFillTint="19"/>
            <w:vAlign w:val="center"/>
          </w:tcPr>
          <w:p w14:paraId="557777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管理员登录用户名，非</w:t>
            </w:r>
            <w:proofErr w:type="gramStart"/>
            <w:r w:rsidRPr="00BB437A">
              <w:rPr>
                <w:rFonts w:ascii="Times New Roman" w:eastAsia="宋体" w:hAnsi="Times New Roman" w:cs="Times New Roman"/>
                <w:color w:val="000000"/>
                <w:kern w:val="0"/>
                <w:sz w:val="24"/>
                <w:szCs w:val="24"/>
                <w:lang w:bidi="ar"/>
              </w:rPr>
              <w:t>空唯一</w:t>
            </w:r>
            <w:proofErr w:type="gramEnd"/>
          </w:p>
        </w:tc>
      </w:tr>
      <w:tr w:rsidR="003E056B" w:rsidRPr="00BB437A" w14:paraId="31297282" w14:textId="77777777" w:rsidTr="00BB437A">
        <w:tc>
          <w:tcPr>
            <w:tcW w:w="1079" w:type="pct"/>
            <w:shd w:val="clear" w:color="auto" w:fill="DBDBDB" w:themeFill="accent3" w:themeFillTint="66"/>
            <w:vAlign w:val="center"/>
          </w:tcPr>
          <w:p w14:paraId="7BAA5D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name</w:t>
            </w:r>
          </w:p>
        </w:tc>
        <w:tc>
          <w:tcPr>
            <w:tcW w:w="889" w:type="pct"/>
            <w:shd w:val="clear" w:color="auto" w:fill="DBDBDB" w:themeFill="accent3" w:themeFillTint="66"/>
            <w:vAlign w:val="center"/>
          </w:tcPr>
          <w:p w14:paraId="51C6A80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3032" w:type="pct"/>
            <w:shd w:val="clear" w:color="auto" w:fill="DBDBDB" w:themeFill="accent3" w:themeFillTint="66"/>
            <w:vAlign w:val="center"/>
          </w:tcPr>
          <w:p w14:paraId="4D28CC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管理员昵称</w:t>
            </w:r>
          </w:p>
        </w:tc>
      </w:tr>
      <w:tr w:rsidR="003E056B" w:rsidRPr="00BB437A" w14:paraId="3CF8EAA8" w14:textId="77777777" w:rsidTr="00BB437A">
        <w:tc>
          <w:tcPr>
            <w:tcW w:w="1079" w:type="pct"/>
            <w:shd w:val="clear" w:color="auto" w:fill="F6F6F6" w:themeFill="accent3" w:themeFillTint="19"/>
            <w:vAlign w:val="center"/>
          </w:tcPr>
          <w:p w14:paraId="1E1A9F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password</w:t>
            </w:r>
          </w:p>
        </w:tc>
        <w:tc>
          <w:tcPr>
            <w:tcW w:w="889" w:type="pct"/>
            <w:shd w:val="clear" w:color="auto" w:fill="F6F6F6" w:themeFill="accent3" w:themeFillTint="19"/>
            <w:vAlign w:val="center"/>
          </w:tcPr>
          <w:p w14:paraId="7E74F6A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3032" w:type="pct"/>
            <w:shd w:val="clear" w:color="auto" w:fill="F6F6F6" w:themeFill="accent3" w:themeFillTint="19"/>
            <w:vAlign w:val="center"/>
          </w:tcPr>
          <w:p w14:paraId="68270B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管理员登录密码，非空</w:t>
            </w:r>
          </w:p>
        </w:tc>
      </w:tr>
      <w:tr w:rsidR="003E056B" w:rsidRPr="00BB437A" w14:paraId="61BFF028" w14:textId="77777777" w:rsidTr="00BB437A">
        <w:tc>
          <w:tcPr>
            <w:tcW w:w="1079" w:type="pct"/>
            <w:shd w:val="clear" w:color="auto" w:fill="F6F6F6" w:themeFill="accent3" w:themeFillTint="19"/>
            <w:vAlign w:val="center"/>
          </w:tcPr>
          <w:p w14:paraId="344F08F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889" w:type="pct"/>
            <w:shd w:val="clear" w:color="auto" w:fill="F6F6F6" w:themeFill="accent3" w:themeFillTint="19"/>
            <w:vAlign w:val="center"/>
          </w:tcPr>
          <w:p w14:paraId="571704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3032" w:type="pct"/>
            <w:shd w:val="clear" w:color="auto" w:fill="F6F6F6" w:themeFill="accent3" w:themeFillTint="19"/>
            <w:vAlign w:val="center"/>
          </w:tcPr>
          <w:p w14:paraId="291690D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超级管理员，</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普通管理员，</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审核员，</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客服，</w:t>
            </w:r>
            <w:r w:rsidRPr="00BB437A">
              <w:rPr>
                <w:rFonts w:ascii="Times New Roman" w:eastAsia="宋体" w:hAnsi="Times New Roman" w:cs="Times New Roman"/>
                <w:color w:val="000000"/>
                <w:kern w:val="0"/>
                <w:sz w:val="24"/>
                <w:szCs w:val="24"/>
                <w:lang w:bidi="ar"/>
              </w:rPr>
              <w:t xml:space="preserve">4 </w:t>
            </w:r>
            <w:proofErr w:type="gramStart"/>
            <w:r w:rsidRPr="00BB437A">
              <w:rPr>
                <w:rFonts w:ascii="Times New Roman" w:eastAsia="宋体" w:hAnsi="Times New Roman" w:cs="Times New Roman"/>
                <w:color w:val="000000"/>
                <w:kern w:val="0"/>
                <w:sz w:val="24"/>
                <w:szCs w:val="24"/>
                <w:lang w:bidi="ar"/>
              </w:rPr>
              <w:t>紧急响应</w:t>
            </w:r>
            <w:proofErr w:type="gramEnd"/>
            <w:r w:rsidRPr="00BB437A">
              <w:rPr>
                <w:rFonts w:ascii="Times New Roman" w:eastAsia="宋体" w:hAnsi="Times New Roman" w:cs="Times New Roman"/>
                <w:color w:val="000000"/>
                <w:kern w:val="0"/>
                <w:sz w:val="24"/>
                <w:szCs w:val="24"/>
                <w:lang w:bidi="ar"/>
              </w:rPr>
              <w:t>人员，</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论坛管理员，</w:t>
            </w:r>
            <w:r w:rsidRPr="00BB437A">
              <w:rPr>
                <w:rFonts w:ascii="Times New Roman" w:eastAsia="宋体" w:hAnsi="Times New Roman" w:cs="Times New Roman"/>
                <w:color w:val="000000"/>
                <w:kern w:val="0"/>
                <w:sz w:val="24"/>
                <w:szCs w:val="24"/>
                <w:lang w:bidi="ar"/>
              </w:rPr>
              <w:t xml:space="preserve">10 </w:t>
            </w:r>
            <w:r w:rsidRPr="00BB437A">
              <w:rPr>
                <w:rFonts w:ascii="Times New Roman" w:eastAsia="宋体" w:hAnsi="Times New Roman" w:cs="Times New Roman"/>
                <w:color w:val="000000"/>
                <w:kern w:val="0"/>
                <w:sz w:val="24"/>
                <w:szCs w:val="24"/>
                <w:lang w:bidi="ar"/>
              </w:rPr>
              <w:t>未分配身份</w:t>
            </w:r>
          </w:p>
        </w:tc>
      </w:tr>
      <w:tr w:rsidR="003E056B" w:rsidRPr="00BB437A" w14:paraId="79B8659E" w14:textId="77777777" w:rsidTr="00BB437A">
        <w:tc>
          <w:tcPr>
            <w:tcW w:w="1079" w:type="pct"/>
            <w:shd w:val="clear" w:color="auto" w:fill="F6F6F6" w:themeFill="accent3" w:themeFillTint="19"/>
            <w:vAlign w:val="center"/>
          </w:tcPr>
          <w:p w14:paraId="1B6D1D2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avatar</w:t>
            </w:r>
          </w:p>
        </w:tc>
        <w:tc>
          <w:tcPr>
            <w:tcW w:w="889" w:type="pct"/>
            <w:shd w:val="clear" w:color="auto" w:fill="F6F6F6" w:themeFill="accent3" w:themeFillTint="19"/>
            <w:vAlign w:val="center"/>
          </w:tcPr>
          <w:p w14:paraId="440332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3032" w:type="pct"/>
            <w:shd w:val="clear" w:color="auto" w:fill="F6F6F6" w:themeFill="accent3" w:themeFillTint="19"/>
            <w:vAlign w:val="center"/>
          </w:tcPr>
          <w:p w14:paraId="49AFD62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管理员头像</w:t>
            </w:r>
          </w:p>
        </w:tc>
      </w:tr>
      <w:tr w:rsidR="003E056B" w:rsidRPr="00BB437A" w14:paraId="5DED4A0C" w14:textId="77777777" w:rsidTr="00BB437A">
        <w:tc>
          <w:tcPr>
            <w:tcW w:w="1079" w:type="pct"/>
            <w:shd w:val="clear" w:color="auto" w:fill="F6F6F6" w:themeFill="accent3" w:themeFillTint="19"/>
            <w:vAlign w:val="center"/>
          </w:tcPr>
          <w:p w14:paraId="321F66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889" w:type="pct"/>
            <w:shd w:val="clear" w:color="auto" w:fill="F6F6F6" w:themeFill="accent3" w:themeFillTint="19"/>
            <w:vAlign w:val="center"/>
          </w:tcPr>
          <w:p w14:paraId="79AADE0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3032" w:type="pct"/>
            <w:shd w:val="clear" w:color="auto" w:fill="F6F6F6" w:themeFill="accent3" w:themeFillTint="19"/>
            <w:vAlign w:val="center"/>
          </w:tcPr>
          <w:p w14:paraId="2B14F44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7266F192" w14:textId="77777777" w:rsidTr="00BB437A">
        <w:tc>
          <w:tcPr>
            <w:tcW w:w="1079" w:type="pct"/>
            <w:shd w:val="clear" w:color="auto" w:fill="F6F6F6" w:themeFill="accent3" w:themeFillTint="19"/>
            <w:vAlign w:val="center"/>
          </w:tcPr>
          <w:p w14:paraId="733E95E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889" w:type="pct"/>
            <w:shd w:val="clear" w:color="auto" w:fill="F6F6F6" w:themeFill="accent3" w:themeFillTint="19"/>
            <w:vAlign w:val="center"/>
          </w:tcPr>
          <w:p w14:paraId="4309E6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3032" w:type="pct"/>
            <w:shd w:val="clear" w:color="auto" w:fill="F6F6F6" w:themeFill="accent3" w:themeFillTint="19"/>
            <w:vAlign w:val="center"/>
          </w:tcPr>
          <w:p w14:paraId="6DDDD5F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账号创建时间</w:t>
            </w:r>
          </w:p>
        </w:tc>
      </w:tr>
      <w:tr w:rsidR="003E056B" w:rsidRPr="00BB437A" w14:paraId="3D7D4030" w14:textId="77777777" w:rsidTr="00BB437A">
        <w:tc>
          <w:tcPr>
            <w:tcW w:w="1079" w:type="pct"/>
            <w:shd w:val="clear" w:color="auto" w:fill="F6F6F6" w:themeFill="accent3" w:themeFillTint="19"/>
            <w:vAlign w:val="center"/>
          </w:tcPr>
          <w:p w14:paraId="724E63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889" w:type="pct"/>
            <w:shd w:val="clear" w:color="auto" w:fill="F6F6F6" w:themeFill="accent3" w:themeFillTint="19"/>
            <w:vAlign w:val="center"/>
          </w:tcPr>
          <w:p w14:paraId="4455A4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3032" w:type="pct"/>
            <w:shd w:val="clear" w:color="auto" w:fill="F6F6F6" w:themeFill="accent3" w:themeFillTint="19"/>
            <w:vAlign w:val="center"/>
          </w:tcPr>
          <w:p w14:paraId="248FD8C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信息更新时间，更新自动刷新</w:t>
            </w:r>
          </w:p>
        </w:tc>
      </w:tr>
      <w:tr w:rsidR="003E056B" w:rsidRPr="00BB437A" w14:paraId="324CCC52" w14:textId="77777777" w:rsidTr="00BB437A">
        <w:tc>
          <w:tcPr>
            <w:tcW w:w="1079" w:type="pct"/>
            <w:shd w:val="clear" w:color="auto" w:fill="F6F6F6" w:themeFill="accent3" w:themeFillTint="19"/>
            <w:vAlign w:val="center"/>
          </w:tcPr>
          <w:p w14:paraId="091433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last_login_time</w:t>
            </w:r>
            <w:proofErr w:type="spellEnd"/>
          </w:p>
        </w:tc>
        <w:tc>
          <w:tcPr>
            <w:tcW w:w="889" w:type="pct"/>
            <w:shd w:val="clear" w:color="auto" w:fill="F6F6F6" w:themeFill="accent3" w:themeFillTint="19"/>
            <w:vAlign w:val="center"/>
          </w:tcPr>
          <w:p w14:paraId="67121D1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3032" w:type="pct"/>
            <w:shd w:val="clear" w:color="auto" w:fill="F6F6F6" w:themeFill="accent3" w:themeFillTint="19"/>
            <w:vAlign w:val="center"/>
          </w:tcPr>
          <w:p w14:paraId="3CF230F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最后登录时间</w:t>
            </w:r>
          </w:p>
        </w:tc>
      </w:tr>
    </w:tbl>
    <w:p w14:paraId="47472ACC" w14:textId="77777777" w:rsidR="003E056B" w:rsidRDefault="003E056B">
      <w:pPr>
        <w:widowControl/>
        <w:jc w:val="left"/>
        <w:rPr>
          <w:rFonts w:ascii="宋体" w:eastAsia="宋体" w:hAnsi="宋体" w:cs="宋体" w:hint="eastAsia"/>
          <w:color w:val="000000"/>
          <w:kern w:val="0"/>
          <w:szCs w:val="21"/>
          <w:lang w:bidi="ar"/>
        </w:rPr>
      </w:pPr>
    </w:p>
    <w:p w14:paraId="1041B91E"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3</w:t>
      </w:r>
      <w:r w:rsidRPr="00BB437A">
        <w:rPr>
          <w:rFonts w:ascii="Times New Roman" w:eastAsia="宋体" w:hAnsi="Times New Roman" w:cs="Times New Roman"/>
          <w:color w:val="000000"/>
          <w:kern w:val="0"/>
          <w:sz w:val="24"/>
          <w:szCs w:val="24"/>
          <w:lang w:bidi="ar"/>
        </w:rPr>
        <w:t>）</w:t>
      </w:r>
      <w:proofErr w:type="gramStart"/>
      <w:r w:rsidRPr="00BB437A">
        <w:rPr>
          <w:rFonts w:ascii="Times New Roman" w:eastAsia="宋体" w:hAnsi="Times New Roman" w:cs="Times New Roman"/>
          <w:color w:val="000000"/>
          <w:kern w:val="0"/>
          <w:sz w:val="24"/>
          <w:szCs w:val="24"/>
          <w:lang w:bidi="ar"/>
        </w:rPr>
        <w:t>私桩表的</w:t>
      </w:r>
      <w:proofErr w:type="gramEnd"/>
      <w:r w:rsidRPr="00BB437A">
        <w:rPr>
          <w:rFonts w:ascii="Times New Roman" w:eastAsia="宋体" w:hAnsi="Times New Roman" w:cs="Times New Roman"/>
          <w:color w:val="000000"/>
          <w:kern w:val="0"/>
          <w:sz w:val="24"/>
          <w:szCs w:val="24"/>
          <w:lang w:bidi="ar"/>
        </w:rPr>
        <w:t>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2E6D7111" w14:textId="77777777" w:rsidTr="00BB437A">
        <w:tc>
          <w:tcPr>
            <w:tcW w:w="2404" w:type="dxa"/>
            <w:shd w:val="clear" w:color="auto" w:fill="A5A5A5" w:themeFill="accent3"/>
            <w:vAlign w:val="center"/>
          </w:tcPr>
          <w:p w14:paraId="446761AE"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D1B296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260F278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26AAF220" w14:textId="77777777" w:rsidTr="00BB437A">
        <w:tc>
          <w:tcPr>
            <w:tcW w:w="2404" w:type="dxa"/>
            <w:shd w:val="clear" w:color="auto" w:fill="DBDBDB" w:themeFill="accent3" w:themeFillTint="66"/>
            <w:vAlign w:val="center"/>
          </w:tcPr>
          <w:p w14:paraId="3797640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45E54B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08A114E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279BC01D" w14:textId="77777777" w:rsidTr="00BB437A">
        <w:tc>
          <w:tcPr>
            <w:tcW w:w="2404" w:type="dxa"/>
            <w:shd w:val="clear" w:color="auto" w:fill="F6F6F6" w:themeFill="accent3" w:themeFillTint="19"/>
            <w:vAlign w:val="center"/>
          </w:tcPr>
          <w:p w14:paraId="07178F2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name</w:t>
            </w:r>
          </w:p>
        </w:tc>
        <w:tc>
          <w:tcPr>
            <w:tcW w:w="1800" w:type="dxa"/>
            <w:shd w:val="clear" w:color="auto" w:fill="F6F6F6" w:themeFill="accent3" w:themeFillTint="19"/>
            <w:vAlign w:val="center"/>
          </w:tcPr>
          <w:p w14:paraId="2DDC1A6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6FEE64B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私桩名称</w:t>
            </w:r>
          </w:p>
        </w:tc>
      </w:tr>
      <w:tr w:rsidR="003E056B" w:rsidRPr="00BB437A" w14:paraId="5265F779" w14:textId="77777777" w:rsidTr="00BB437A">
        <w:tc>
          <w:tcPr>
            <w:tcW w:w="2404" w:type="dxa"/>
            <w:shd w:val="clear" w:color="auto" w:fill="DBDBDB" w:themeFill="accent3" w:themeFillTint="66"/>
            <w:vAlign w:val="center"/>
          </w:tcPr>
          <w:p w14:paraId="1D25F2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1800" w:type="dxa"/>
            <w:shd w:val="clear" w:color="auto" w:fill="DBDBDB" w:themeFill="accent3" w:themeFillTint="66"/>
            <w:vAlign w:val="center"/>
          </w:tcPr>
          <w:p w14:paraId="53D01E8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7230BA3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普通私桩，</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专业私桩</w:t>
            </w:r>
          </w:p>
        </w:tc>
      </w:tr>
      <w:tr w:rsidR="003E056B" w:rsidRPr="00BB437A" w14:paraId="03D8AF49" w14:textId="77777777" w:rsidTr="00BB437A">
        <w:tc>
          <w:tcPr>
            <w:tcW w:w="2404" w:type="dxa"/>
            <w:shd w:val="clear" w:color="auto" w:fill="F6F6F6" w:themeFill="accent3" w:themeFillTint="19"/>
            <w:vAlign w:val="center"/>
          </w:tcPr>
          <w:p w14:paraId="2CD3CF1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54BBD7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555B39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使用状态：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空闲，</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已预约，</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充电中，</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异常</w:t>
            </w:r>
          </w:p>
        </w:tc>
      </w:tr>
      <w:tr w:rsidR="003E056B" w:rsidRPr="00BB437A" w14:paraId="6E8DFB39" w14:textId="77777777" w:rsidTr="00BB437A">
        <w:tc>
          <w:tcPr>
            <w:tcW w:w="2404" w:type="dxa"/>
            <w:shd w:val="clear" w:color="auto" w:fill="F6F6F6" w:themeFill="accent3" w:themeFillTint="19"/>
            <w:vAlign w:val="center"/>
          </w:tcPr>
          <w:p w14:paraId="2AC932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current_type</w:t>
            </w:r>
            <w:proofErr w:type="spellEnd"/>
          </w:p>
        </w:tc>
        <w:tc>
          <w:tcPr>
            <w:tcW w:w="1800" w:type="dxa"/>
            <w:shd w:val="clear" w:color="auto" w:fill="F6F6F6" w:themeFill="accent3" w:themeFillTint="19"/>
            <w:vAlign w:val="center"/>
          </w:tcPr>
          <w:p w14:paraId="03AEAD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F44D43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电流类型：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直流电，</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交流电</w:t>
            </w:r>
          </w:p>
        </w:tc>
      </w:tr>
      <w:tr w:rsidR="003E056B" w:rsidRPr="00BB437A" w14:paraId="4DC2F785" w14:textId="77777777" w:rsidTr="00BB437A">
        <w:tc>
          <w:tcPr>
            <w:tcW w:w="2404" w:type="dxa"/>
            <w:shd w:val="clear" w:color="auto" w:fill="F6F6F6" w:themeFill="accent3" w:themeFillTint="19"/>
            <w:vAlign w:val="center"/>
          </w:tcPr>
          <w:p w14:paraId="57EBB13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price</w:t>
            </w:r>
          </w:p>
        </w:tc>
        <w:tc>
          <w:tcPr>
            <w:tcW w:w="1800" w:type="dxa"/>
            <w:shd w:val="clear" w:color="auto" w:fill="F6F6F6" w:themeFill="accent3" w:themeFillTint="19"/>
            <w:vAlign w:val="center"/>
          </w:tcPr>
          <w:p w14:paraId="07FA806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301C6E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充电价格，单位：元</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度</w:t>
            </w:r>
          </w:p>
        </w:tc>
      </w:tr>
      <w:tr w:rsidR="003E056B" w:rsidRPr="00BB437A" w14:paraId="0C1FB999" w14:textId="77777777" w:rsidTr="00BB437A">
        <w:tc>
          <w:tcPr>
            <w:tcW w:w="2404" w:type="dxa"/>
            <w:shd w:val="clear" w:color="auto" w:fill="F6F6F6" w:themeFill="accent3" w:themeFillTint="19"/>
            <w:vAlign w:val="center"/>
          </w:tcPr>
          <w:p w14:paraId="4B9E8E5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price_type</w:t>
            </w:r>
            <w:proofErr w:type="spellEnd"/>
          </w:p>
        </w:tc>
        <w:tc>
          <w:tcPr>
            <w:tcW w:w="1800" w:type="dxa"/>
            <w:shd w:val="clear" w:color="auto" w:fill="F6F6F6" w:themeFill="accent3" w:themeFillTint="19"/>
            <w:vAlign w:val="center"/>
          </w:tcPr>
          <w:p w14:paraId="1CC6B3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DF1B0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定价类型：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固定价格，</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动态价格</w:t>
            </w:r>
          </w:p>
        </w:tc>
      </w:tr>
      <w:tr w:rsidR="003E056B" w:rsidRPr="00BB437A" w14:paraId="2489ED3B" w14:textId="77777777" w:rsidTr="00BB437A">
        <w:tc>
          <w:tcPr>
            <w:tcW w:w="2404" w:type="dxa"/>
            <w:shd w:val="clear" w:color="auto" w:fill="F6F6F6" w:themeFill="accent3" w:themeFillTint="19"/>
            <w:vAlign w:val="center"/>
          </w:tcPr>
          <w:p w14:paraId="381FD45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location_name</w:t>
            </w:r>
            <w:proofErr w:type="spellEnd"/>
          </w:p>
        </w:tc>
        <w:tc>
          <w:tcPr>
            <w:tcW w:w="1800" w:type="dxa"/>
            <w:shd w:val="clear" w:color="auto" w:fill="F6F6F6" w:themeFill="accent3" w:themeFillTint="19"/>
            <w:vAlign w:val="center"/>
          </w:tcPr>
          <w:p w14:paraId="3821B21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7FBA2E2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地点名称</w:t>
            </w:r>
          </w:p>
        </w:tc>
      </w:tr>
      <w:tr w:rsidR="003E056B" w:rsidRPr="00BB437A" w14:paraId="7AFF249B" w14:textId="77777777" w:rsidTr="00BB437A">
        <w:tc>
          <w:tcPr>
            <w:tcW w:w="2404" w:type="dxa"/>
            <w:shd w:val="clear" w:color="auto" w:fill="F6F6F6" w:themeFill="accent3" w:themeFillTint="19"/>
            <w:vAlign w:val="center"/>
          </w:tcPr>
          <w:p w14:paraId="5A5EC0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longitude</w:t>
            </w:r>
          </w:p>
        </w:tc>
        <w:tc>
          <w:tcPr>
            <w:tcW w:w="1800" w:type="dxa"/>
            <w:shd w:val="clear" w:color="auto" w:fill="F6F6F6" w:themeFill="accent3" w:themeFillTint="19"/>
            <w:vAlign w:val="center"/>
          </w:tcPr>
          <w:p w14:paraId="000D01E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0E0F46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793BE167" w14:textId="77777777" w:rsidTr="00BB437A">
        <w:tc>
          <w:tcPr>
            <w:tcW w:w="2404" w:type="dxa"/>
            <w:shd w:val="clear" w:color="auto" w:fill="F6F6F6" w:themeFill="accent3" w:themeFillTint="19"/>
            <w:vAlign w:val="center"/>
          </w:tcPr>
          <w:p w14:paraId="292C4B8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latitude</w:t>
            </w:r>
          </w:p>
        </w:tc>
        <w:tc>
          <w:tcPr>
            <w:tcW w:w="1800" w:type="dxa"/>
            <w:shd w:val="clear" w:color="auto" w:fill="F6F6F6" w:themeFill="accent3" w:themeFillTint="19"/>
            <w:vAlign w:val="center"/>
          </w:tcPr>
          <w:p w14:paraId="235A868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62E7FF5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330241E1" w14:textId="77777777" w:rsidTr="00BB437A">
        <w:tc>
          <w:tcPr>
            <w:tcW w:w="2404" w:type="dxa"/>
            <w:shd w:val="clear" w:color="auto" w:fill="F6F6F6" w:themeFill="accent3" w:themeFillTint="19"/>
            <w:vAlign w:val="center"/>
          </w:tcPr>
          <w:p w14:paraId="094338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max_charge_voltage</w:t>
            </w:r>
            <w:proofErr w:type="spellEnd"/>
          </w:p>
        </w:tc>
        <w:tc>
          <w:tcPr>
            <w:tcW w:w="1800" w:type="dxa"/>
            <w:shd w:val="clear" w:color="auto" w:fill="F6F6F6" w:themeFill="accent3" w:themeFillTint="19"/>
            <w:vAlign w:val="center"/>
          </w:tcPr>
          <w:p w14:paraId="72CB6DA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013A41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最大充电电压，单位：伏特</w:t>
            </w:r>
          </w:p>
        </w:tc>
      </w:tr>
      <w:tr w:rsidR="003E056B" w:rsidRPr="00BB437A" w14:paraId="2694BD72" w14:textId="77777777" w:rsidTr="00BB437A">
        <w:tc>
          <w:tcPr>
            <w:tcW w:w="2404" w:type="dxa"/>
            <w:shd w:val="clear" w:color="auto" w:fill="F6F6F6" w:themeFill="accent3" w:themeFillTint="19"/>
            <w:vAlign w:val="center"/>
          </w:tcPr>
          <w:p w14:paraId="78A62C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max_charge_current</w:t>
            </w:r>
            <w:proofErr w:type="spellEnd"/>
          </w:p>
        </w:tc>
        <w:tc>
          <w:tcPr>
            <w:tcW w:w="1800" w:type="dxa"/>
            <w:shd w:val="clear" w:color="auto" w:fill="F6F6F6" w:themeFill="accent3" w:themeFillTint="19"/>
            <w:vAlign w:val="center"/>
          </w:tcPr>
          <w:p w14:paraId="1A0DE42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1F7481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最大充电电流，单位：安培</w:t>
            </w:r>
          </w:p>
        </w:tc>
      </w:tr>
      <w:tr w:rsidR="003E056B" w:rsidRPr="00BB437A" w14:paraId="6AF4648A" w14:textId="77777777" w:rsidTr="00BB437A">
        <w:tc>
          <w:tcPr>
            <w:tcW w:w="2404" w:type="dxa"/>
            <w:shd w:val="clear" w:color="auto" w:fill="F6F6F6" w:themeFill="accent3" w:themeFillTint="19"/>
            <w:vAlign w:val="center"/>
          </w:tcPr>
          <w:p w14:paraId="33348F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max_charge_power</w:t>
            </w:r>
            <w:proofErr w:type="spellEnd"/>
          </w:p>
        </w:tc>
        <w:tc>
          <w:tcPr>
            <w:tcW w:w="1800" w:type="dxa"/>
            <w:shd w:val="clear" w:color="auto" w:fill="F6F6F6" w:themeFill="accent3" w:themeFillTint="19"/>
            <w:vAlign w:val="center"/>
          </w:tcPr>
          <w:p w14:paraId="0268D6C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0B05720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最大充电功率，单位：瓦</w:t>
            </w:r>
          </w:p>
        </w:tc>
      </w:tr>
      <w:tr w:rsidR="003E056B" w:rsidRPr="00BB437A" w14:paraId="79B0BB69" w14:textId="77777777" w:rsidTr="00BB437A">
        <w:tc>
          <w:tcPr>
            <w:tcW w:w="2404" w:type="dxa"/>
            <w:shd w:val="clear" w:color="auto" w:fill="F6F6F6" w:themeFill="accent3" w:themeFillTint="19"/>
            <w:vAlign w:val="center"/>
          </w:tcPr>
          <w:p w14:paraId="3CC1E57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max_vehicles</w:t>
            </w:r>
            <w:proofErr w:type="spellEnd"/>
          </w:p>
        </w:tc>
        <w:tc>
          <w:tcPr>
            <w:tcW w:w="1800" w:type="dxa"/>
            <w:shd w:val="clear" w:color="auto" w:fill="F6F6F6" w:themeFill="accent3" w:themeFillTint="19"/>
            <w:vAlign w:val="center"/>
          </w:tcPr>
          <w:p w14:paraId="758D64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C627F0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最大支持车辆数</w:t>
            </w:r>
          </w:p>
        </w:tc>
      </w:tr>
      <w:tr w:rsidR="003E056B" w:rsidRPr="00BB437A" w14:paraId="3B6E1E39" w14:textId="77777777" w:rsidTr="00BB437A">
        <w:tc>
          <w:tcPr>
            <w:tcW w:w="2404" w:type="dxa"/>
            <w:shd w:val="clear" w:color="auto" w:fill="F6F6F6" w:themeFill="accent3" w:themeFillTint="19"/>
            <w:vAlign w:val="center"/>
          </w:tcPr>
          <w:p w14:paraId="0C12930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current_vehicles</w:t>
            </w:r>
            <w:proofErr w:type="spellEnd"/>
          </w:p>
        </w:tc>
        <w:tc>
          <w:tcPr>
            <w:tcW w:w="1800" w:type="dxa"/>
            <w:shd w:val="clear" w:color="auto" w:fill="F6F6F6" w:themeFill="accent3" w:themeFillTint="19"/>
            <w:vAlign w:val="center"/>
          </w:tcPr>
          <w:p w14:paraId="3F9E11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E061C0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当前占用车辆数</w:t>
            </w:r>
          </w:p>
        </w:tc>
      </w:tr>
      <w:tr w:rsidR="003E056B" w:rsidRPr="00BB437A" w14:paraId="331BAB28" w14:textId="77777777" w:rsidTr="00BB437A">
        <w:tc>
          <w:tcPr>
            <w:tcW w:w="2404" w:type="dxa"/>
            <w:shd w:val="clear" w:color="auto" w:fill="F6F6F6" w:themeFill="accent3" w:themeFillTint="19"/>
            <w:vAlign w:val="center"/>
          </w:tcPr>
          <w:p w14:paraId="0A8A36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open_status</w:t>
            </w:r>
            <w:proofErr w:type="spellEnd"/>
          </w:p>
        </w:tc>
        <w:tc>
          <w:tcPr>
            <w:tcW w:w="1800" w:type="dxa"/>
            <w:shd w:val="clear" w:color="auto" w:fill="F6F6F6" w:themeFill="accent3" w:themeFillTint="19"/>
            <w:vAlign w:val="center"/>
          </w:tcPr>
          <w:p w14:paraId="7366B08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58FA78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开放状态：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关闭，</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开启</w:t>
            </w:r>
          </w:p>
        </w:tc>
      </w:tr>
      <w:tr w:rsidR="003E056B" w:rsidRPr="00BB437A" w14:paraId="067086DB" w14:textId="77777777" w:rsidTr="00BB437A">
        <w:tc>
          <w:tcPr>
            <w:tcW w:w="2404" w:type="dxa"/>
            <w:shd w:val="clear" w:color="auto" w:fill="F6F6F6" w:themeFill="accent3" w:themeFillTint="19"/>
            <w:vAlign w:val="center"/>
          </w:tcPr>
          <w:p w14:paraId="4781FC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open_time</w:t>
            </w:r>
            <w:proofErr w:type="spellEnd"/>
          </w:p>
        </w:tc>
        <w:tc>
          <w:tcPr>
            <w:tcW w:w="1800" w:type="dxa"/>
            <w:shd w:val="clear" w:color="auto" w:fill="F6F6F6" w:themeFill="accent3" w:themeFillTint="19"/>
            <w:vAlign w:val="center"/>
          </w:tcPr>
          <w:p w14:paraId="60C7E00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EE947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开放时间</w:t>
            </w:r>
          </w:p>
        </w:tc>
      </w:tr>
      <w:tr w:rsidR="003E056B" w:rsidRPr="00BB437A" w14:paraId="0E150EF2" w14:textId="77777777" w:rsidTr="00BB437A">
        <w:trPr>
          <w:trHeight w:val="314"/>
        </w:trPr>
        <w:tc>
          <w:tcPr>
            <w:tcW w:w="2404" w:type="dxa"/>
            <w:shd w:val="clear" w:color="auto" w:fill="F6F6F6" w:themeFill="accent3" w:themeFillTint="19"/>
            <w:vAlign w:val="center"/>
          </w:tcPr>
          <w:p w14:paraId="25F237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close_time</w:t>
            </w:r>
            <w:proofErr w:type="spellEnd"/>
          </w:p>
        </w:tc>
        <w:tc>
          <w:tcPr>
            <w:tcW w:w="1800" w:type="dxa"/>
            <w:shd w:val="clear" w:color="auto" w:fill="F6F6F6" w:themeFill="accent3" w:themeFillTint="19"/>
            <w:vAlign w:val="center"/>
          </w:tcPr>
          <w:p w14:paraId="58492A2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9E4156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关闭时间</w:t>
            </w:r>
          </w:p>
        </w:tc>
      </w:tr>
      <w:tr w:rsidR="003E056B" w:rsidRPr="00BB437A" w14:paraId="41BAAB88" w14:textId="77777777" w:rsidTr="00BB437A">
        <w:tc>
          <w:tcPr>
            <w:tcW w:w="2404" w:type="dxa"/>
            <w:shd w:val="clear" w:color="auto" w:fill="F6F6F6" w:themeFill="accent3" w:themeFillTint="19"/>
            <w:vAlign w:val="center"/>
          </w:tcPr>
          <w:p w14:paraId="58EB12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owner_id</w:t>
            </w:r>
            <w:proofErr w:type="spellEnd"/>
          </w:p>
        </w:tc>
        <w:tc>
          <w:tcPr>
            <w:tcW w:w="1800" w:type="dxa"/>
            <w:shd w:val="clear" w:color="auto" w:fill="F6F6F6" w:themeFill="accent3" w:themeFillTint="19"/>
            <w:vAlign w:val="center"/>
          </w:tcPr>
          <w:p w14:paraId="4D257EB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27B5D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私桩所有者</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28455DB0" w14:textId="77777777" w:rsidTr="00BB437A">
        <w:tc>
          <w:tcPr>
            <w:tcW w:w="2404" w:type="dxa"/>
            <w:shd w:val="clear" w:color="auto" w:fill="F6F6F6" w:themeFill="accent3" w:themeFillTint="19"/>
            <w:vAlign w:val="center"/>
          </w:tcPr>
          <w:p w14:paraId="315350F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auth_status</w:t>
            </w:r>
            <w:proofErr w:type="spellEnd"/>
          </w:p>
        </w:tc>
        <w:tc>
          <w:tcPr>
            <w:tcW w:w="1800" w:type="dxa"/>
            <w:shd w:val="clear" w:color="auto" w:fill="F6F6F6" w:themeFill="accent3" w:themeFillTint="19"/>
            <w:vAlign w:val="center"/>
          </w:tcPr>
          <w:p w14:paraId="645584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3FCCA0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认证状态：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未认证，</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审核中，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已认证，</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认证失败</w:t>
            </w:r>
          </w:p>
        </w:tc>
      </w:tr>
      <w:tr w:rsidR="003E056B" w:rsidRPr="00BB437A" w14:paraId="7988431C" w14:textId="77777777" w:rsidTr="00BB437A">
        <w:tc>
          <w:tcPr>
            <w:tcW w:w="2404" w:type="dxa"/>
            <w:shd w:val="clear" w:color="auto" w:fill="F6F6F6" w:themeFill="accent3" w:themeFillTint="19"/>
            <w:vAlign w:val="center"/>
          </w:tcPr>
          <w:p w14:paraId="082803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image</w:t>
            </w:r>
          </w:p>
        </w:tc>
        <w:tc>
          <w:tcPr>
            <w:tcW w:w="1800" w:type="dxa"/>
            <w:shd w:val="clear" w:color="auto" w:fill="F6F6F6" w:themeFill="accent3" w:themeFillTint="19"/>
            <w:vAlign w:val="center"/>
          </w:tcPr>
          <w:p w14:paraId="02165CE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2EF7F53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私桩演示图片地址</w:t>
            </w:r>
          </w:p>
        </w:tc>
      </w:tr>
      <w:tr w:rsidR="003E056B" w:rsidRPr="00BB437A" w14:paraId="4A251A17" w14:textId="77777777" w:rsidTr="00BB437A">
        <w:tc>
          <w:tcPr>
            <w:tcW w:w="2404" w:type="dxa"/>
            <w:shd w:val="clear" w:color="auto" w:fill="F6F6F6" w:themeFill="accent3" w:themeFillTint="19"/>
            <w:vAlign w:val="center"/>
          </w:tcPr>
          <w:p w14:paraId="7B83761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description</w:t>
            </w:r>
          </w:p>
        </w:tc>
        <w:tc>
          <w:tcPr>
            <w:tcW w:w="1800" w:type="dxa"/>
            <w:shd w:val="clear" w:color="auto" w:fill="F6F6F6" w:themeFill="accent3" w:themeFillTint="19"/>
            <w:vAlign w:val="center"/>
          </w:tcPr>
          <w:p w14:paraId="7D573AE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167CBB2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私桩描述信息</w:t>
            </w:r>
          </w:p>
        </w:tc>
      </w:tr>
      <w:tr w:rsidR="003E056B" w:rsidRPr="00BB437A" w14:paraId="0D9313A2" w14:textId="77777777" w:rsidTr="00BB437A">
        <w:tc>
          <w:tcPr>
            <w:tcW w:w="2404" w:type="dxa"/>
            <w:shd w:val="clear" w:color="auto" w:fill="F6F6F6" w:themeFill="accent3" w:themeFillTint="19"/>
            <w:vAlign w:val="center"/>
          </w:tcPr>
          <w:p w14:paraId="0C66CA6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rating</w:t>
            </w:r>
          </w:p>
        </w:tc>
        <w:tc>
          <w:tcPr>
            <w:tcW w:w="1800" w:type="dxa"/>
            <w:shd w:val="clear" w:color="auto" w:fill="F6F6F6" w:themeFill="accent3" w:themeFillTint="19"/>
            <w:vAlign w:val="center"/>
          </w:tcPr>
          <w:p w14:paraId="5E6FE0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3,2)</w:t>
            </w:r>
          </w:p>
        </w:tc>
        <w:tc>
          <w:tcPr>
            <w:tcW w:w="4332" w:type="dxa"/>
            <w:shd w:val="clear" w:color="auto" w:fill="F6F6F6" w:themeFill="accent3" w:themeFillTint="19"/>
            <w:vAlign w:val="center"/>
          </w:tcPr>
          <w:p w14:paraId="050E385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w:t>
            </w:r>
            <w:proofErr w:type="gramStart"/>
            <w:r w:rsidRPr="00BB437A">
              <w:rPr>
                <w:rFonts w:ascii="Times New Roman" w:eastAsia="宋体" w:hAnsi="Times New Roman" w:cs="Times New Roman"/>
                <w:color w:val="000000"/>
                <w:kern w:val="0"/>
                <w:sz w:val="24"/>
                <w:szCs w:val="24"/>
                <w:lang w:bidi="ar"/>
              </w:rPr>
              <w:t>桩综合</w:t>
            </w:r>
            <w:proofErr w:type="gramEnd"/>
            <w:r w:rsidRPr="00BB437A">
              <w:rPr>
                <w:rFonts w:ascii="Times New Roman" w:eastAsia="宋体" w:hAnsi="Times New Roman" w:cs="Times New Roman"/>
                <w:color w:val="000000"/>
                <w:kern w:val="0"/>
                <w:sz w:val="24"/>
                <w:szCs w:val="24"/>
                <w:lang w:bidi="ar"/>
              </w:rPr>
              <w:t>评分</w:t>
            </w:r>
          </w:p>
        </w:tc>
      </w:tr>
      <w:tr w:rsidR="003E056B" w:rsidRPr="00BB437A" w14:paraId="790A4FF8" w14:textId="77777777" w:rsidTr="00BB437A">
        <w:tc>
          <w:tcPr>
            <w:tcW w:w="2404" w:type="dxa"/>
            <w:shd w:val="clear" w:color="auto" w:fill="F6F6F6" w:themeFill="accent3" w:themeFillTint="19"/>
            <w:vAlign w:val="center"/>
          </w:tcPr>
          <w:p w14:paraId="5E64D4A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5D3F5B0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6294944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26F34113" w14:textId="77777777" w:rsidTr="00BB437A">
        <w:tc>
          <w:tcPr>
            <w:tcW w:w="2404" w:type="dxa"/>
            <w:shd w:val="clear" w:color="auto" w:fill="F6F6F6" w:themeFill="accent3" w:themeFillTint="19"/>
            <w:vAlign w:val="center"/>
          </w:tcPr>
          <w:p w14:paraId="1BAAE2E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05D014B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AB82F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1EFFF256" w14:textId="77777777" w:rsidTr="00BB437A">
        <w:tc>
          <w:tcPr>
            <w:tcW w:w="2404" w:type="dxa"/>
            <w:shd w:val="clear" w:color="auto" w:fill="F6F6F6" w:themeFill="accent3" w:themeFillTint="19"/>
            <w:vAlign w:val="center"/>
          </w:tcPr>
          <w:p w14:paraId="5D1446D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6DEDED1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5BAD36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5C007DA5"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19E109D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4</w:t>
      </w:r>
      <w:r w:rsidRPr="00BB437A">
        <w:rPr>
          <w:rFonts w:ascii="Times New Roman" w:eastAsia="宋体" w:hAnsi="Times New Roman" w:cs="Times New Roman"/>
          <w:color w:val="000000"/>
          <w:kern w:val="0"/>
          <w:sz w:val="24"/>
          <w:szCs w:val="24"/>
          <w:lang w:bidi="ar"/>
        </w:rPr>
        <w:t>）</w:t>
      </w:r>
      <w:proofErr w:type="gramStart"/>
      <w:r w:rsidRPr="00BB437A">
        <w:rPr>
          <w:rFonts w:ascii="Times New Roman" w:eastAsia="宋体" w:hAnsi="Times New Roman" w:cs="Times New Roman"/>
          <w:color w:val="000000"/>
          <w:kern w:val="0"/>
          <w:sz w:val="24"/>
          <w:szCs w:val="24"/>
          <w:lang w:bidi="ar"/>
        </w:rPr>
        <w:t>公桩表的</w:t>
      </w:r>
      <w:proofErr w:type="gramEnd"/>
      <w:r w:rsidRPr="00BB437A">
        <w:rPr>
          <w:rFonts w:ascii="Times New Roman" w:eastAsia="宋体" w:hAnsi="Times New Roman" w:cs="Times New Roman"/>
          <w:color w:val="000000"/>
          <w:kern w:val="0"/>
          <w:sz w:val="24"/>
          <w:szCs w:val="24"/>
          <w:lang w:bidi="ar"/>
        </w:rPr>
        <w:t>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05098830" w14:textId="77777777" w:rsidTr="00BB437A">
        <w:tc>
          <w:tcPr>
            <w:tcW w:w="2404" w:type="dxa"/>
            <w:shd w:val="clear" w:color="auto" w:fill="A5A5A5" w:themeFill="accent3"/>
            <w:vAlign w:val="center"/>
          </w:tcPr>
          <w:p w14:paraId="69427FD3"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372EA6E2"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13C4EECA"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327EAF07" w14:textId="77777777" w:rsidTr="00BB437A">
        <w:tc>
          <w:tcPr>
            <w:tcW w:w="2404" w:type="dxa"/>
            <w:shd w:val="clear" w:color="auto" w:fill="DBDBDB" w:themeFill="accent3" w:themeFillTint="66"/>
            <w:vAlign w:val="center"/>
          </w:tcPr>
          <w:p w14:paraId="59BA53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5C30D2A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580E2A6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公桩</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67A68473" w14:textId="77777777" w:rsidTr="00BB437A">
        <w:tc>
          <w:tcPr>
            <w:tcW w:w="2404" w:type="dxa"/>
            <w:shd w:val="clear" w:color="auto" w:fill="F6F6F6" w:themeFill="accent3" w:themeFillTint="19"/>
            <w:vAlign w:val="center"/>
          </w:tcPr>
          <w:p w14:paraId="410D7D0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name</w:t>
            </w:r>
          </w:p>
        </w:tc>
        <w:tc>
          <w:tcPr>
            <w:tcW w:w="1800" w:type="dxa"/>
            <w:shd w:val="clear" w:color="auto" w:fill="F6F6F6" w:themeFill="accent3" w:themeFillTint="19"/>
            <w:vAlign w:val="center"/>
          </w:tcPr>
          <w:p w14:paraId="3D834F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719E797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公桩名称</w:t>
            </w:r>
          </w:p>
        </w:tc>
      </w:tr>
      <w:tr w:rsidR="003E056B" w:rsidRPr="00BB437A" w14:paraId="1CCCC9E2" w14:textId="77777777" w:rsidTr="00BB437A">
        <w:tc>
          <w:tcPr>
            <w:tcW w:w="2404" w:type="dxa"/>
            <w:shd w:val="clear" w:color="auto" w:fill="DBDBDB" w:themeFill="accent3" w:themeFillTint="66"/>
            <w:vAlign w:val="center"/>
          </w:tcPr>
          <w:p w14:paraId="7A340ED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location_name</w:t>
            </w:r>
            <w:proofErr w:type="spellEnd"/>
          </w:p>
        </w:tc>
        <w:tc>
          <w:tcPr>
            <w:tcW w:w="1800" w:type="dxa"/>
            <w:shd w:val="clear" w:color="auto" w:fill="DBDBDB" w:themeFill="accent3" w:themeFillTint="66"/>
            <w:vAlign w:val="center"/>
          </w:tcPr>
          <w:p w14:paraId="3A2AFB0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DBDBDB" w:themeFill="accent3" w:themeFillTint="66"/>
            <w:vAlign w:val="center"/>
          </w:tcPr>
          <w:p w14:paraId="1DECB44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地点名称</w:t>
            </w:r>
          </w:p>
        </w:tc>
      </w:tr>
      <w:tr w:rsidR="003E056B" w:rsidRPr="00BB437A" w14:paraId="127601FD" w14:textId="77777777" w:rsidTr="00BB437A">
        <w:tc>
          <w:tcPr>
            <w:tcW w:w="2404" w:type="dxa"/>
            <w:shd w:val="clear" w:color="auto" w:fill="F6F6F6" w:themeFill="accent3" w:themeFillTint="19"/>
            <w:vAlign w:val="center"/>
          </w:tcPr>
          <w:p w14:paraId="77699E8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longitude</w:t>
            </w:r>
          </w:p>
        </w:tc>
        <w:tc>
          <w:tcPr>
            <w:tcW w:w="1800" w:type="dxa"/>
            <w:shd w:val="clear" w:color="auto" w:fill="F6F6F6" w:themeFill="accent3" w:themeFillTint="19"/>
            <w:vAlign w:val="center"/>
          </w:tcPr>
          <w:p w14:paraId="29F32FB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717AE3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54276DCD" w14:textId="77777777" w:rsidTr="00BB437A">
        <w:tc>
          <w:tcPr>
            <w:tcW w:w="2404" w:type="dxa"/>
            <w:shd w:val="clear" w:color="auto" w:fill="F6F6F6" w:themeFill="accent3" w:themeFillTint="19"/>
            <w:vAlign w:val="center"/>
          </w:tcPr>
          <w:p w14:paraId="5436F6C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latitude</w:t>
            </w:r>
          </w:p>
        </w:tc>
        <w:tc>
          <w:tcPr>
            <w:tcW w:w="1800" w:type="dxa"/>
            <w:shd w:val="clear" w:color="auto" w:fill="F6F6F6" w:themeFill="accent3" w:themeFillTint="19"/>
            <w:vAlign w:val="center"/>
          </w:tcPr>
          <w:p w14:paraId="5BA67F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1D8360D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3346D84B" w14:textId="77777777" w:rsidTr="00BB437A">
        <w:tc>
          <w:tcPr>
            <w:tcW w:w="2404" w:type="dxa"/>
            <w:shd w:val="clear" w:color="auto" w:fill="F6F6F6" w:themeFill="accent3" w:themeFillTint="19"/>
            <w:vAlign w:val="center"/>
          </w:tcPr>
          <w:p w14:paraId="07AC2CD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current_type</w:t>
            </w:r>
            <w:proofErr w:type="spellEnd"/>
          </w:p>
        </w:tc>
        <w:tc>
          <w:tcPr>
            <w:tcW w:w="1800" w:type="dxa"/>
            <w:shd w:val="clear" w:color="auto" w:fill="F6F6F6" w:themeFill="accent3" w:themeFillTint="19"/>
            <w:vAlign w:val="center"/>
          </w:tcPr>
          <w:p w14:paraId="733FEB2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762CE47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电流类型：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直流电，</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交流电</w:t>
            </w:r>
          </w:p>
        </w:tc>
      </w:tr>
      <w:tr w:rsidR="003E056B" w:rsidRPr="00BB437A" w14:paraId="7B941500" w14:textId="77777777" w:rsidTr="00BB437A">
        <w:tc>
          <w:tcPr>
            <w:tcW w:w="2404" w:type="dxa"/>
            <w:shd w:val="clear" w:color="auto" w:fill="F6F6F6" w:themeFill="accent3" w:themeFillTint="19"/>
            <w:vAlign w:val="center"/>
          </w:tcPr>
          <w:p w14:paraId="3FE48E5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price</w:t>
            </w:r>
          </w:p>
        </w:tc>
        <w:tc>
          <w:tcPr>
            <w:tcW w:w="1800" w:type="dxa"/>
            <w:shd w:val="clear" w:color="auto" w:fill="F6F6F6" w:themeFill="accent3" w:themeFillTint="19"/>
            <w:vAlign w:val="center"/>
          </w:tcPr>
          <w:p w14:paraId="3E3551F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1E96003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充电价格，单位：元</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度</w:t>
            </w:r>
          </w:p>
        </w:tc>
      </w:tr>
      <w:tr w:rsidR="003E056B" w:rsidRPr="00BB437A" w14:paraId="30843CBE" w14:textId="77777777" w:rsidTr="00BB437A">
        <w:tc>
          <w:tcPr>
            <w:tcW w:w="2404" w:type="dxa"/>
            <w:shd w:val="clear" w:color="auto" w:fill="F6F6F6" w:themeFill="accent3" w:themeFillTint="19"/>
            <w:vAlign w:val="center"/>
          </w:tcPr>
          <w:p w14:paraId="7AF68F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sz w:val="24"/>
                <w:szCs w:val="24"/>
              </w:rPr>
              <w:t>max_charge_voltage</w:t>
            </w:r>
            <w:proofErr w:type="spellEnd"/>
          </w:p>
        </w:tc>
        <w:tc>
          <w:tcPr>
            <w:tcW w:w="1800" w:type="dxa"/>
            <w:shd w:val="clear" w:color="auto" w:fill="F6F6F6" w:themeFill="accent3" w:themeFillTint="19"/>
            <w:vAlign w:val="center"/>
          </w:tcPr>
          <w:p w14:paraId="5FFDF7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D083FC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最大充电电压，单位：伏特</w:t>
            </w:r>
          </w:p>
        </w:tc>
      </w:tr>
      <w:tr w:rsidR="003E056B" w:rsidRPr="00BB437A" w14:paraId="4D50196B" w14:textId="77777777" w:rsidTr="00BB437A">
        <w:tc>
          <w:tcPr>
            <w:tcW w:w="2404" w:type="dxa"/>
            <w:shd w:val="clear" w:color="auto" w:fill="F6F6F6" w:themeFill="accent3" w:themeFillTint="19"/>
            <w:vAlign w:val="center"/>
          </w:tcPr>
          <w:p w14:paraId="5C1B11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max_charge_current</w:t>
            </w:r>
            <w:proofErr w:type="spellEnd"/>
          </w:p>
        </w:tc>
        <w:tc>
          <w:tcPr>
            <w:tcW w:w="1800" w:type="dxa"/>
            <w:shd w:val="clear" w:color="auto" w:fill="F6F6F6" w:themeFill="accent3" w:themeFillTint="19"/>
            <w:vAlign w:val="center"/>
          </w:tcPr>
          <w:p w14:paraId="15766D3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B497D1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最大充电电流，单位：安培</w:t>
            </w:r>
          </w:p>
        </w:tc>
      </w:tr>
      <w:tr w:rsidR="003E056B" w:rsidRPr="00BB437A" w14:paraId="532A5260" w14:textId="77777777" w:rsidTr="00BB437A">
        <w:tc>
          <w:tcPr>
            <w:tcW w:w="2404" w:type="dxa"/>
            <w:shd w:val="clear" w:color="auto" w:fill="F6F6F6" w:themeFill="accent3" w:themeFillTint="19"/>
            <w:vAlign w:val="center"/>
          </w:tcPr>
          <w:p w14:paraId="14EBFDB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max_charge_power</w:t>
            </w:r>
            <w:proofErr w:type="spellEnd"/>
          </w:p>
        </w:tc>
        <w:tc>
          <w:tcPr>
            <w:tcW w:w="1800" w:type="dxa"/>
            <w:shd w:val="clear" w:color="auto" w:fill="F6F6F6" w:themeFill="accent3" w:themeFillTint="19"/>
            <w:vAlign w:val="center"/>
          </w:tcPr>
          <w:p w14:paraId="3C70C87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DC6800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最大充电功率，单位：瓦</w:t>
            </w:r>
          </w:p>
        </w:tc>
      </w:tr>
      <w:tr w:rsidR="003E056B" w:rsidRPr="00BB437A" w14:paraId="58A2B32F" w14:textId="77777777" w:rsidTr="00BB437A">
        <w:tc>
          <w:tcPr>
            <w:tcW w:w="2404" w:type="dxa"/>
            <w:shd w:val="clear" w:color="auto" w:fill="F6F6F6" w:themeFill="accent3" w:themeFillTint="19"/>
            <w:vAlign w:val="center"/>
          </w:tcPr>
          <w:p w14:paraId="19A711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max_vehicles</w:t>
            </w:r>
            <w:proofErr w:type="spellEnd"/>
          </w:p>
        </w:tc>
        <w:tc>
          <w:tcPr>
            <w:tcW w:w="1800" w:type="dxa"/>
            <w:shd w:val="clear" w:color="auto" w:fill="F6F6F6" w:themeFill="accent3" w:themeFillTint="19"/>
            <w:vAlign w:val="center"/>
          </w:tcPr>
          <w:p w14:paraId="3962D90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02C25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最大支持车辆数</w:t>
            </w:r>
          </w:p>
        </w:tc>
      </w:tr>
      <w:tr w:rsidR="003E056B" w:rsidRPr="00BB437A" w14:paraId="0F4BEBC8" w14:textId="77777777" w:rsidTr="00BB437A">
        <w:tc>
          <w:tcPr>
            <w:tcW w:w="2404" w:type="dxa"/>
            <w:shd w:val="clear" w:color="auto" w:fill="F6F6F6" w:themeFill="accent3" w:themeFillTint="19"/>
            <w:vAlign w:val="center"/>
          </w:tcPr>
          <w:p w14:paraId="74C0EDB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current_vehicles</w:t>
            </w:r>
            <w:proofErr w:type="spellEnd"/>
          </w:p>
        </w:tc>
        <w:tc>
          <w:tcPr>
            <w:tcW w:w="1800" w:type="dxa"/>
            <w:shd w:val="clear" w:color="auto" w:fill="F6F6F6" w:themeFill="accent3" w:themeFillTint="19"/>
            <w:vAlign w:val="center"/>
          </w:tcPr>
          <w:p w14:paraId="286C3E9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BA9772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当前占用车辆数</w:t>
            </w:r>
          </w:p>
        </w:tc>
      </w:tr>
      <w:tr w:rsidR="003E056B" w:rsidRPr="00BB437A" w14:paraId="7FD57991" w14:textId="77777777" w:rsidTr="00BB437A">
        <w:tc>
          <w:tcPr>
            <w:tcW w:w="2404" w:type="dxa"/>
            <w:shd w:val="clear" w:color="auto" w:fill="F6F6F6" w:themeFill="accent3" w:themeFillTint="19"/>
            <w:vAlign w:val="center"/>
          </w:tcPr>
          <w:p w14:paraId="6EA113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open_status</w:t>
            </w:r>
            <w:proofErr w:type="spellEnd"/>
          </w:p>
        </w:tc>
        <w:tc>
          <w:tcPr>
            <w:tcW w:w="1800" w:type="dxa"/>
            <w:shd w:val="clear" w:color="auto" w:fill="F6F6F6" w:themeFill="accent3" w:themeFillTint="19"/>
            <w:vAlign w:val="center"/>
          </w:tcPr>
          <w:p w14:paraId="34711AC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721DE4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开放状态：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关闭，</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开启</w:t>
            </w:r>
          </w:p>
        </w:tc>
      </w:tr>
      <w:tr w:rsidR="003E056B" w:rsidRPr="00BB437A" w14:paraId="5830ED08" w14:textId="77777777" w:rsidTr="00BB437A">
        <w:tc>
          <w:tcPr>
            <w:tcW w:w="2404" w:type="dxa"/>
            <w:shd w:val="clear" w:color="auto" w:fill="F6F6F6" w:themeFill="accent3" w:themeFillTint="19"/>
            <w:vAlign w:val="center"/>
          </w:tcPr>
          <w:p w14:paraId="3BA59E3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open_time</w:t>
            </w:r>
            <w:proofErr w:type="spellEnd"/>
          </w:p>
        </w:tc>
        <w:tc>
          <w:tcPr>
            <w:tcW w:w="1800" w:type="dxa"/>
            <w:shd w:val="clear" w:color="auto" w:fill="F6F6F6" w:themeFill="accent3" w:themeFillTint="19"/>
            <w:vAlign w:val="center"/>
          </w:tcPr>
          <w:p w14:paraId="5BB2BB0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72BD03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开放时间</w:t>
            </w:r>
          </w:p>
        </w:tc>
      </w:tr>
      <w:tr w:rsidR="003E056B" w:rsidRPr="00BB437A" w14:paraId="253BB05F" w14:textId="77777777" w:rsidTr="00BB437A">
        <w:tc>
          <w:tcPr>
            <w:tcW w:w="2404" w:type="dxa"/>
            <w:shd w:val="clear" w:color="auto" w:fill="F6F6F6" w:themeFill="accent3" w:themeFillTint="19"/>
            <w:vAlign w:val="center"/>
          </w:tcPr>
          <w:p w14:paraId="680231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close_time</w:t>
            </w:r>
            <w:proofErr w:type="spellEnd"/>
          </w:p>
        </w:tc>
        <w:tc>
          <w:tcPr>
            <w:tcW w:w="1800" w:type="dxa"/>
            <w:shd w:val="clear" w:color="auto" w:fill="F6F6F6" w:themeFill="accent3" w:themeFillTint="19"/>
            <w:vAlign w:val="center"/>
          </w:tcPr>
          <w:p w14:paraId="37350DA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9588D9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关闭时间</w:t>
            </w:r>
          </w:p>
        </w:tc>
      </w:tr>
      <w:tr w:rsidR="003E056B" w:rsidRPr="00BB437A" w14:paraId="55EFF0EC" w14:textId="77777777" w:rsidTr="00BB437A">
        <w:tc>
          <w:tcPr>
            <w:tcW w:w="2404" w:type="dxa"/>
            <w:shd w:val="clear" w:color="auto" w:fill="F6F6F6" w:themeFill="accent3" w:themeFillTint="19"/>
            <w:vAlign w:val="center"/>
          </w:tcPr>
          <w:p w14:paraId="7DE9E4E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provider</w:t>
            </w:r>
          </w:p>
        </w:tc>
        <w:tc>
          <w:tcPr>
            <w:tcW w:w="1800" w:type="dxa"/>
            <w:shd w:val="clear" w:color="auto" w:fill="F6F6F6" w:themeFill="accent3" w:themeFillTint="19"/>
            <w:vAlign w:val="center"/>
          </w:tcPr>
          <w:p w14:paraId="110076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59BD804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w:t>
            </w:r>
            <w:proofErr w:type="gramStart"/>
            <w:r w:rsidRPr="00BB437A">
              <w:rPr>
                <w:rFonts w:ascii="Times New Roman" w:eastAsia="宋体" w:hAnsi="Times New Roman" w:cs="Times New Roman"/>
                <w:color w:val="000000"/>
                <w:kern w:val="0"/>
                <w:sz w:val="24"/>
                <w:szCs w:val="24"/>
                <w:lang w:bidi="ar"/>
              </w:rPr>
              <w:t>桩建设</w:t>
            </w:r>
            <w:proofErr w:type="gramEnd"/>
            <w:r w:rsidRPr="00BB437A">
              <w:rPr>
                <w:rFonts w:ascii="Times New Roman" w:eastAsia="宋体" w:hAnsi="Times New Roman" w:cs="Times New Roman"/>
                <w:color w:val="000000"/>
                <w:kern w:val="0"/>
                <w:sz w:val="24"/>
                <w:szCs w:val="24"/>
                <w:lang w:bidi="ar"/>
              </w:rPr>
              <w:t>运营方</w:t>
            </w:r>
          </w:p>
        </w:tc>
      </w:tr>
      <w:tr w:rsidR="003E056B" w:rsidRPr="00BB437A" w14:paraId="37C93516" w14:textId="77777777" w:rsidTr="00BB437A">
        <w:tc>
          <w:tcPr>
            <w:tcW w:w="2404" w:type="dxa"/>
            <w:shd w:val="clear" w:color="auto" w:fill="F6F6F6" w:themeFill="accent3" w:themeFillTint="19"/>
            <w:vAlign w:val="center"/>
          </w:tcPr>
          <w:p w14:paraId="70FA7D9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image</w:t>
            </w:r>
          </w:p>
        </w:tc>
        <w:tc>
          <w:tcPr>
            <w:tcW w:w="1800" w:type="dxa"/>
            <w:shd w:val="clear" w:color="auto" w:fill="F6F6F6" w:themeFill="accent3" w:themeFillTint="19"/>
            <w:vAlign w:val="center"/>
          </w:tcPr>
          <w:p w14:paraId="54B15E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337202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公桩演示图片地址</w:t>
            </w:r>
          </w:p>
        </w:tc>
      </w:tr>
      <w:tr w:rsidR="003E056B" w:rsidRPr="00BB437A" w14:paraId="6CF1A0DB" w14:textId="77777777" w:rsidTr="00BB437A">
        <w:tc>
          <w:tcPr>
            <w:tcW w:w="2404" w:type="dxa"/>
            <w:shd w:val="clear" w:color="auto" w:fill="F6F6F6" w:themeFill="accent3" w:themeFillTint="19"/>
            <w:vAlign w:val="center"/>
          </w:tcPr>
          <w:p w14:paraId="3D06593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description</w:t>
            </w:r>
          </w:p>
        </w:tc>
        <w:tc>
          <w:tcPr>
            <w:tcW w:w="1800" w:type="dxa"/>
            <w:shd w:val="clear" w:color="auto" w:fill="F6F6F6" w:themeFill="accent3" w:themeFillTint="19"/>
            <w:vAlign w:val="center"/>
          </w:tcPr>
          <w:p w14:paraId="3798A2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75A243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公桩描述信息</w:t>
            </w:r>
          </w:p>
        </w:tc>
      </w:tr>
      <w:tr w:rsidR="003E056B" w:rsidRPr="00BB437A" w14:paraId="746C722B" w14:textId="77777777" w:rsidTr="00BB437A">
        <w:tc>
          <w:tcPr>
            <w:tcW w:w="2404" w:type="dxa"/>
            <w:shd w:val="clear" w:color="auto" w:fill="F6F6F6" w:themeFill="accent3" w:themeFillTint="19"/>
            <w:vAlign w:val="center"/>
          </w:tcPr>
          <w:p w14:paraId="0CB4D8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rating</w:t>
            </w:r>
          </w:p>
        </w:tc>
        <w:tc>
          <w:tcPr>
            <w:tcW w:w="1800" w:type="dxa"/>
            <w:shd w:val="clear" w:color="auto" w:fill="F6F6F6" w:themeFill="accent3" w:themeFillTint="19"/>
            <w:vAlign w:val="center"/>
          </w:tcPr>
          <w:p w14:paraId="10E5C30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3,2)</w:t>
            </w:r>
          </w:p>
        </w:tc>
        <w:tc>
          <w:tcPr>
            <w:tcW w:w="4332" w:type="dxa"/>
            <w:shd w:val="clear" w:color="auto" w:fill="F6F6F6" w:themeFill="accent3" w:themeFillTint="19"/>
            <w:vAlign w:val="center"/>
          </w:tcPr>
          <w:p w14:paraId="59783A9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公</w:t>
            </w:r>
            <w:proofErr w:type="gramStart"/>
            <w:r w:rsidRPr="00BB437A">
              <w:rPr>
                <w:rFonts w:ascii="Times New Roman" w:eastAsia="宋体" w:hAnsi="Times New Roman" w:cs="Times New Roman"/>
                <w:color w:val="000000"/>
                <w:kern w:val="0"/>
                <w:sz w:val="24"/>
                <w:szCs w:val="24"/>
                <w:lang w:bidi="ar"/>
              </w:rPr>
              <w:t>桩综合</w:t>
            </w:r>
            <w:proofErr w:type="gramEnd"/>
            <w:r w:rsidRPr="00BB437A">
              <w:rPr>
                <w:rFonts w:ascii="Times New Roman" w:eastAsia="宋体" w:hAnsi="Times New Roman" w:cs="Times New Roman"/>
                <w:color w:val="000000"/>
                <w:kern w:val="0"/>
                <w:sz w:val="24"/>
                <w:szCs w:val="24"/>
                <w:lang w:bidi="ar"/>
              </w:rPr>
              <w:t>评分</w:t>
            </w:r>
          </w:p>
        </w:tc>
      </w:tr>
      <w:tr w:rsidR="003E056B" w:rsidRPr="00BB437A" w14:paraId="4E67D944" w14:textId="77777777" w:rsidTr="00BB437A">
        <w:tc>
          <w:tcPr>
            <w:tcW w:w="2404" w:type="dxa"/>
            <w:shd w:val="clear" w:color="auto" w:fill="F6F6F6" w:themeFill="accent3" w:themeFillTint="19"/>
            <w:vAlign w:val="center"/>
          </w:tcPr>
          <w:p w14:paraId="7F64C81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585E015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96623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0106D2CF"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7DD1FF26"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5</w:t>
      </w:r>
      <w:r w:rsidRPr="00BB437A">
        <w:rPr>
          <w:rFonts w:ascii="Times New Roman" w:eastAsia="宋体" w:hAnsi="Times New Roman" w:cs="Times New Roman"/>
          <w:color w:val="000000"/>
          <w:kern w:val="0"/>
          <w:sz w:val="24"/>
          <w:szCs w:val="24"/>
          <w:lang w:bidi="ar"/>
        </w:rPr>
        <w:t>）私桩预约表的具体设计如表所示：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49198B84" w14:textId="77777777" w:rsidTr="00BB437A">
        <w:tc>
          <w:tcPr>
            <w:tcW w:w="2404" w:type="dxa"/>
            <w:shd w:val="clear" w:color="auto" w:fill="A5A5A5" w:themeFill="accent3"/>
            <w:vAlign w:val="center"/>
          </w:tcPr>
          <w:p w14:paraId="7C365E98"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CD7FA75"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14B0437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77739550" w14:textId="77777777" w:rsidTr="00BB437A">
        <w:tc>
          <w:tcPr>
            <w:tcW w:w="2404" w:type="dxa"/>
            <w:shd w:val="clear" w:color="auto" w:fill="DBDBDB" w:themeFill="accent3" w:themeFillTint="66"/>
            <w:vAlign w:val="center"/>
          </w:tcPr>
          <w:p w14:paraId="740A2B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45424A4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1B28633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预约</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B866B61" w14:textId="77777777" w:rsidTr="00BB437A">
        <w:tc>
          <w:tcPr>
            <w:tcW w:w="2404" w:type="dxa"/>
            <w:shd w:val="clear" w:color="auto" w:fill="F6F6F6" w:themeFill="accent3" w:themeFillTint="19"/>
            <w:vAlign w:val="center"/>
          </w:tcPr>
          <w:p w14:paraId="283417D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7182B39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E2FD1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预约用户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05612DA0" w14:textId="77777777" w:rsidTr="00BB437A">
        <w:tc>
          <w:tcPr>
            <w:tcW w:w="2404" w:type="dxa"/>
            <w:shd w:val="clear" w:color="auto" w:fill="DBDBDB" w:themeFill="accent3" w:themeFillTint="66"/>
            <w:vAlign w:val="center"/>
          </w:tcPr>
          <w:p w14:paraId="7ED256AE" w14:textId="3F189D2E"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charging_station_id</w:t>
            </w:r>
            <w:proofErr w:type="spellEnd"/>
          </w:p>
        </w:tc>
        <w:tc>
          <w:tcPr>
            <w:tcW w:w="1800" w:type="dxa"/>
            <w:shd w:val="clear" w:color="auto" w:fill="DBDBDB" w:themeFill="accent3" w:themeFillTint="66"/>
            <w:vAlign w:val="center"/>
          </w:tcPr>
          <w:p w14:paraId="665447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4A42F2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预约私桩</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w:t>
            </w:r>
            <w:proofErr w:type="gramStart"/>
            <w:r w:rsidRPr="00BB437A">
              <w:rPr>
                <w:rFonts w:ascii="Times New Roman" w:eastAsia="宋体" w:hAnsi="Times New Roman" w:cs="Times New Roman"/>
                <w:color w:val="000000"/>
                <w:kern w:val="0"/>
                <w:sz w:val="24"/>
                <w:szCs w:val="24"/>
                <w:lang w:bidi="ar"/>
              </w:rPr>
              <w:t>私桩表</w:t>
            </w:r>
            <w:proofErr w:type="gramEnd"/>
          </w:p>
        </w:tc>
      </w:tr>
      <w:tr w:rsidR="003E056B" w:rsidRPr="00BB437A" w14:paraId="4BD6899F" w14:textId="77777777" w:rsidTr="00BB437A">
        <w:tc>
          <w:tcPr>
            <w:tcW w:w="2404" w:type="dxa"/>
            <w:shd w:val="clear" w:color="auto" w:fill="F6F6F6" w:themeFill="accent3" w:themeFillTint="19"/>
            <w:vAlign w:val="center"/>
          </w:tcPr>
          <w:p w14:paraId="7C20116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station_owner_id</w:t>
            </w:r>
            <w:proofErr w:type="spellEnd"/>
          </w:p>
        </w:tc>
        <w:tc>
          <w:tcPr>
            <w:tcW w:w="1800" w:type="dxa"/>
            <w:shd w:val="clear" w:color="auto" w:fill="F6F6F6" w:themeFill="accent3" w:themeFillTint="19"/>
            <w:vAlign w:val="center"/>
          </w:tcPr>
          <w:p w14:paraId="754800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665AFE3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私桩所有者</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31D8EBA6" w14:textId="77777777" w:rsidTr="00BB437A">
        <w:tc>
          <w:tcPr>
            <w:tcW w:w="2404" w:type="dxa"/>
            <w:shd w:val="clear" w:color="auto" w:fill="F6F6F6" w:themeFill="accent3" w:themeFillTint="19"/>
            <w:vAlign w:val="center"/>
          </w:tcPr>
          <w:p w14:paraId="006A813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reserve_time</w:t>
            </w:r>
            <w:proofErr w:type="spellEnd"/>
          </w:p>
        </w:tc>
        <w:tc>
          <w:tcPr>
            <w:tcW w:w="1800" w:type="dxa"/>
            <w:shd w:val="clear" w:color="auto" w:fill="F6F6F6" w:themeFill="accent3" w:themeFillTint="19"/>
            <w:vAlign w:val="center"/>
          </w:tcPr>
          <w:p w14:paraId="10EBD66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28CE2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预约时间</w:t>
            </w:r>
          </w:p>
        </w:tc>
      </w:tr>
      <w:tr w:rsidR="003E056B" w:rsidRPr="00BB437A" w14:paraId="1B111D4A" w14:textId="77777777" w:rsidTr="00BB437A">
        <w:tc>
          <w:tcPr>
            <w:tcW w:w="2404" w:type="dxa"/>
            <w:shd w:val="clear" w:color="auto" w:fill="F6F6F6" w:themeFill="accent3" w:themeFillTint="19"/>
            <w:vAlign w:val="center"/>
          </w:tcPr>
          <w:p w14:paraId="69D51D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status</w:t>
            </w:r>
          </w:p>
        </w:tc>
        <w:tc>
          <w:tcPr>
            <w:tcW w:w="1800" w:type="dxa"/>
            <w:shd w:val="clear" w:color="auto" w:fill="F6F6F6" w:themeFill="accent3" w:themeFillTint="19"/>
            <w:vAlign w:val="center"/>
          </w:tcPr>
          <w:p w14:paraId="2FDC0A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78B037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预约状态：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待确认，</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已确认，</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已取消</w:t>
            </w:r>
          </w:p>
        </w:tc>
      </w:tr>
      <w:tr w:rsidR="003E056B" w:rsidRPr="00BB437A" w14:paraId="174D62C8" w14:textId="77777777" w:rsidTr="00BB437A">
        <w:tc>
          <w:tcPr>
            <w:tcW w:w="2404" w:type="dxa"/>
            <w:shd w:val="clear" w:color="auto" w:fill="F6F6F6" w:themeFill="accent3" w:themeFillTint="19"/>
            <w:vAlign w:val="center"/>
          </w:tcPr>
          <w:p w14:paraId="7A9D5B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01D2D3B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011D6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2847D393" w14:textId="77777777" w:rsidTr="00BB437A">
        <w:tc>
          <w:tcPr>
            <w:tcW w:w="2404" w:type="dxa"/>
            <w:shd w:val="clear" w:color="auto" w:fill="F6F6F6" w:themeFill="accent3" w:themeFillTint="19"/>
            <w:vAlign w:val="center"/>
          </w:tcPr>
          <w:p w14:paraId="0ED343A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59D77C4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AC8112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668C7B47"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36623A9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6</w:t>
      </w:r>
      <w:r w:rsidRPr="00BB437A">
        <w:rPr>
          <w:rFonts w:ascii="Times New Roman" w:eastAsia="宋体" w:hAnsi="Times New Roman" w:cs="Times New Roman"/>
          <w:color w:val="000000"/>
          <w:kern w:val="0"/>
          <w:sz w:val="24"/>
          <w:szCs w:val="24"/>
          <w:lang w:bidi="ar"/>
        </w:rPr>
        <w:t>）车辆认证表的具体设计如表所示：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6C8F4775" w14:textId="77777777" w:rsidTr="00BB437A">
        <w:tc>
          <w:tcPr>
            <w:tcW w:w="2404" w:type="dxa"/>
            <w:shd w:val="clear" w:color="auto" w:fill="A5A5A5" w:themeFill="accent3"/>
            <w:vAlign w:val="center"/>
          </w:tcPr>
          <w:p w14:paraId="716DBC7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19E421BC"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5FEEF08D"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03EF2981" w14:textId="77777777" w:rsidTr="00BB437A">
        <w:tc>
          <w:tcPr>
            <w:tcW w:w="2404" w:type="dxa"/>
            <w:shd w:val="clear" w:color="auto" w:fill="DBDBDB" w:themeFill="accent3" w:themeFillTint="66"/>
            <w:vAlign w:val="center"/>
          </w:tcPr>
          <w:p w14:paraId="4FB545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7836F11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ECB2FA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车辆认证</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78E39F4B" w14:textId="77777777" w:rsidTr="00BB437A">
        <w:tc>
          <w:tcPr>
            <w:tcW w:w="2404" w:type="dxa"/>
            <w:shd w:val="clear" w:color="auto" w:fill="F6F6F6" w:themeFill="accent3" w:themeFillTint="19"/>
            <w:vAlign w:val="center"/>
          </w:tcPr>
          <w:p w14:paraId="0917F0A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owner_id</w:t>
            </w:r>
            <w:proofErr w:type="spellEnd"/>
          </w:p>
        </w:tc>
        <w:tc>
          <w:tcPr>
            <w:tcW w:w="1800" w:type="dxa"/>
            <w:shd w:val="clear" w:color="auto" w:fill="F6F6F6" w:themeFill="accent3" w:themeFillTint="19"/>
            <w:vAlign w:val="center"/>
          </w:tcPr>
          <w:p w14:paraId="76776E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EDA54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认证用户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02F70E88" w14:textId="77777777" w:rsidTr="00BB437A">
        <w:tc>
          <w:tcPr>
            <w:tcW w:w="2404" w:type="dxa"/>
            <w:shd w:val="clear" w:color="auto" w:fill="DBDBDB" w:themeFill="accent3" w:themeFillTint="66"/>
            <w:vAlign w:val="center"/>
          </w:tcPr>
          <w:p w14:paraId="4F62F7D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car_name</w:t>
            </w:r>
            <w:proofErr w:type="spellEnd"/>
          </w:p>
        </w:tc>
        <w:tc>
          <w:tcPr>
            <w:tcW w:w="1800" w:type="dxa"/>
            <w:shd w:val="clear" w:color="auto" w:fill="DBDBDB" w:themeFill="accent3" w:themeFillTint="66"/>
            <w:vAlign w:val="center"/>
          </w:tcPr>
          <w:p w14:paraId="22CA7C5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DBDBDB" w:themeFill="accent3" w:themeFillTint="66"/>
            <w:vAlign w:val="center"/>
          </w:tcPr>
          <w:p w14:paraId="4D103C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车辆名称</w:t>
            </w:r>
          </w:p>
        </w:tc>
      </w:tr>
      <w:tr w:rsidR="003E056B" w:rsidRPr="00BB437A" w14:paraId="5A1A7DFA" w14:textId="77777777" w:rsidTr="00BB437A">
        <w:tc>
          <w:tcPr>
            <w:tcW w:w="2404" w:type="dxa"/>
            <w:shd w:val="clear" w:color="auto" w:fill="F6F6F6" w:themeFill="accent3" w:themeFillTint="19"/>
            <w:vAlign w:val="center"/>
          </w:tcPr>
          <w:p w14:paraId="5AF532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car_brand</w:t>
            </w:r>
            <w:proofErr w:type="spellEnd"/>
          </w:p>
        </w:tc>
        <w:tc>
          <w:tcPr>
            <w:tcW w:w="1800" w:type="dxa"/>
            <w:shd w:val="clear" w:color="auto" w:fill="F6F6F6" w:themeFill="accent3" w:themeFillTint="19"/>
            <w:vAlign w:val="center"/>
          </w:tcPr>
          <w:p w14:paraId="0B91C53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724848B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车辆品牌</w:t>
            </w:r>
          </w:p>
        </w:tc>
      </w:tr>
      <w:tr w:rsidR="003E056B" w:rsidRPr="00BB437A" w14:paraId="5EDB31C3" w14:textId="77777777" w:rsidTr="00BB437A">
        <w:tc>
          <w:tcPr>
            <w:tcW w:w="2404" w:type="dxa"/>
            <w:shd w:val="clear" w:color="auto" w:fill="F6F6F6" w:themeFill="accent3" w:themeFillTint="19"/>
            <w:vAlign w:val="center"/>
          </w:tcPr>
          <w:p w14:paraId="455FD66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car_type</w:t>
            </w:r>
            <w:proofErr w:type="spellEnd"/>
          </w:p>
        </w:tc>
        <w:tc>
          <w:tcPr>
            <w:tcW w:w="1800" w:type="dxa"/>
            <w:shd w:val="clear" w:color="auto" w:fill="F6F6F6" w:themeFill="accent3" w:themeFillTint="19"/>
            <w:vAlign w:val="center"/>
          </w:tcPr>
          <w:p w14:paraId="08B2286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35C4ED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车辆型号</w:t>
            </w:r>
          </w:p>
        </w:tc>
      </w:tr>
      <w:tr w:rsidR="003E056B" w:rsidRPr="00BB437A" w14:paraId="1218F1BE" w14:textId="77777777" w:rsidTr="00BB437A">
        <w:tc>
          <w:tcPr>
            <w:tcW w:w="2404" w:type="dxa"/>
            <w:shd w:val="clear" w:color="auto" w:fill="F6F6F6" w:themeFill="accent3" w:themeFillTint="19"/>
            <w:vAlign w:val="center"/>
          </w:tcPr>
          <w:p w14:paraId="1A10EE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vehicle_type</w:t>
            </w:r>
            <w:proofErr w:type="spellEnd"/>
          </w:p>
        </w:tc>
        <w:tc>
          <w:tcPr>
            <w:tcW w:w="1800" w:type="dxa"/>
            <w:shd w:val="clear" w:color="auto" w:fill="F6F6F6" w:themeFill="accent3" w:themeFillTint="19"/>
            <w:vAlign w:val="center"/>
          </w:tcPr>
          <w:p w14:paraId="16954E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78F2B50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车辆类型</w:t>
            </w:r>
          </w:p>
        </w:tc>
      </w:tr>
      <w:tr w:rsidR="003E056B" w:rsidRPr="00BB437A" w14:paraId="5F599D9B" w14:textId="77777777" w:rsidTr="00BB437A">
        <w:tc>
          <w:tcPr>
            <w:tcW w:w="2404" w:type="dxa"/>
            <w:shd w:val="clear" w:color="auto" w:fill="F6F6F6" w:themeFill="accent3" w:themeFillTint="19"/>
            <w:vAlign w:val="center"/>
          </w:tcPr>
          <w:p w14:paraId="61FED21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vehicle_number</w:t>
            </w:r>
            <w:proofErr w:type="spellEnd"/>
          </w:p>
        </w:tc>
        <w:tc>
          <w:tcPr>
            <w:tcW w:w="1800" w:type="dxa"/>
            <w:shd w:val="clear" w:color="auto" w:fill="F6F6F6" w:themeFill="accent3" w:themeFillTint="19"/>
            <w:vAlign w:val="center"/>
          </w:tcPr>
          <w:p w14:paraId="07CE0AC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20)</w:t>
            </w:r>
          </w:p>
        </w:tc>
        <w:tc>
          <w:tcPr>
            <w:tcW w:w="4332" w:type="dxa"/>
            <w:shd w:val="clear" w:color="auto" w:fill="F6F6F6" w:themeFill="accent3" w:themeFillTint="19"/>
            <w:vAlign w:val="center"/>
          </w:tcPr>
          <w:p w14:paraId="067F5E8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车牌号</w:t>
            </w:r>
          </w:p>
        </w:tc>
      </w:tr>
      <w:tr w:rsidR="003E056B" w:rsidRPr="00BB437A" w14:paraId="6B2973C2" w14:textId="77777777" w:rsidTr="00BB437A">
        <w:tc>
          <w:tcPr>
            <w:tcW w:w="2404" w:type="dxa"/>
            <w:shd w:val="clear" w:color="auto" w:fill="F6F6F6" w:themeFill="accent3" w:themeFillTint="19"/>
            <w:vAlign w:val="center"/>
          </w:tcPr>
          <w:p w14:paraId="0C00313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current_type</w:t>
            </w:r>
            <w:proofErr w:type="spellEnd"/>
          </w:p>
        </w:tc>
        <w:tc>
          <w:tcPr>
            <w:tcW w:w="1800" w:type="dxa"/>
            <w:shd w:val="clear" w:color="auto" w:fill="F6F6F6" w:themeFill="accent3" w:themeFillTint="19"/>
            <w:vAlign w:val="center"/>
          </w:tcPr>
          <w:p w14:paraId="7E6D69D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681586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电流类型：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直流电，</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交流电</w:t>
            </w:r>
          </w:p>
        </w:tc>
      </w:tr>
      <w:tr w:rsidR="003E056B" w:rsidRPr="00BB437A" w14:paraId="22FB2A49" w14:textId="77777777" w:rsidTr="00BB437A">
        <w:tc>
          <w:tcPr>
            <w:tcW w:w="2404" w:type="dxa"/>
            <w:shd w:val="clear" w:color="auto" w:fill="F6F6F6" w:themeFill="accent3" w:themeFillTint="19"/>
            <w:vAlign w:val="center"/>
          </w:tcPr>
          <w:p w14:paraId="304ABB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max_charge_voltage</w:t>
            </w:r>
            <w:proofErr w:type="spellEnd"/>
          </w:p>
        </w:tc>
        <w:tc>
          <w:tcPr>
            <w:tcW w:w="1800" w:type="dxa"/>
            <w:shd w:val="clear" w:color="auto" w:fill="F6F6F6" w:themeFill="accent3" w:themeFillTint="19"/>
            <w:vAlign w:val="center"/>
          </w:tcPr>
          <w:p w14:paraId="3E074E0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9483A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最大充电电压，单位：伏特</w:t>
            </w:r>
          </w:p>
        </w:tc>
      </w:tr>
      <w:tr w:rsidR="003E056B" w:rsidRPr="00BB437A" w14:paraId="749382AA" w14:textId="77777777" w:rsidTr="00BB437A">
        <w:tc>
          <w:tcPr>
            <w:tcW w:w="2404" w:type="dxa"/>
            <w:shd w:val="clear" w:color="auto" w:fill="F6F6F6" w:themeFill="accent3" w:themeFillTint="19"/>
            <w:vAlign w:val="center"/>
          </w:tcPr>
          <w:p w14:paraId="1891FE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max_charge_current</w:t>
            </w:r>
            <w:proofErr w:type="spellEnd"/>
          </w:p>
        </w:tc>
        <w:tc>
          <w:tcPr>
            <w:tcW w:w="1800" w:type="dxa"/>
            <w:shd w:val="clear" w:color="auto" w:fill="F6F6F6" w:themeFill="accent3" w:themeFillTint="19"/>
            <w:vAlign w:val="center"/>
          </w:tcPr>
          <w:p w14:paraId="33CBEFC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1BB2B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最大充电电流，单位：安培</w:t>
            </w:r>
          </w:p>
        </w:tc>
      </w:tr>
      <w:tr w:rsidR="003E056B" w:rsidRPr="00BB437A" w14:paraId="590990A4" w14:textId="77777777" w:rsidTr="00BB437A">
        <w:tc>
          <w:tcPr>
            <w:tcW w:w="2404" w:type="dxa"/>
            <w:shd w:val="clear" w:color="auto" w:fill="F6F6F6" w:themeFill="accent3" w:themeFillTint="19"/>
            <w:vAlign w:val="center"/>
          </w:tcPr>
          <w:p w14:paraId="5A08BA5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max_charge_power</w:t>
            </w:r>
            <w:proofErr w:type="spellEnd"/>
          </w:p>
        </w:tc>
        <w:tc>
          <w:tcPr>
            <w:tcW w:w="1800" w:type="dxa"/>
            <w:shd w:val="clear" w:color="auto" w:fill="F6F6F6" w:themeFill="accent3" w:themeFillTint="19"/>
            <w:vAlign w:val="center"/>
          </w:tcPr>
          <w:p w14:paraId="1BE10B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3719FB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最大充电功率，单位：瓦</w:t>
            </w:r>
          </w:p>
        </w:tc>
      </w:tr>
      <w:tr w:rsidR="003E056B" w:rsidRPr="00BB437A" w14:paraId="39644533" w14:textId="77777777" w:rsidTr="00BB437A">
        <w:tc>
          <w:tcPr>
            <w:tcW w:w="2404" w:type="dxa"/>
            <w:shd w:val="clear" w:color="auto" w:fill="F6F6F6" w:themeFill="accent3" w:themeFillTint="19"/>
            <w:vAlign w:val="center"/>
          </w:tcPr>
          <w:p w14:paraId="5EFEB6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battery_capacity</w:t>
            </w:r>
            <w:proofErr w:type="spellEnd"/>
          </w:p>
        </w:tc>
        <w:tc>
          <w:tcPr>
            <w:tcW w:w="1800" w:type="dxa"/>
            <w:shd w:val="clear" w:color="auto" w:fill="F6F6F6" w:themeFill="accent3" w:themeFillTint="19"/>
            <w:vAlign w:val="center"/>
          </w:tcPr>
          <w:p w14:paraId="6CBB6EC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6D9648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电池容量，单位：千瓦时</w:t>
            </w:r>
          </w:p>
        </w:tc>
      </w:tr>
      <w:tr w:rsidR="003E056B" w:rsidRPr="00BB437A" w14:paraId="2803F6D1" w14:textId="77777777" w:rsidTr="00BB437A">
        <w:tc>
          <w:tcPr>
            <w:tcW w:w="2404" w:type="dxa"/>
            <w:shd w:val="clear" w:color="auto" w:fill="F6F6F6" w:themeFill="accent3" w:themeFillTint="19"/>
            <w:vAlign w:val="center"/>
          </w:tcPr>
          <w:p w14:paraId="56BF8EC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discharge_power</w:t>
            </w:r>
            <w:proofErr w:type="spellEnd"/>
          </w:p>
        </w:tc>
        <w:tc>
          <w:tcPr>
            <w:tcW w:w="1800" w:type="dxa"/>
            <w:shd w:val="clear" w:color="auto" w:fill="F6F6F6" w:themeFill="accent3" w:themeFillTint="19"/>
            <w:vAlign w:val="center"/>
          </w:tcPr>
          <w:p w14:paraId="0DD4DBD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A0334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放电功率，单位：瓦</w:t>
            </w:r>
          </w:p>
        </w:tc>
      </w:tr>
      <w:tr w:rsidR="003E056B" w:rsidRPr="00BB437A" w14:paraId="79678ABB" w14:textId="77777777" w:rsidTr="00BB437A">
        <w:tc>
          <w:tcPr>
            <w:tcW w:w="2404" w:type="dxa"/>
            <w:shd w:val="clear" w:color="auto" w:fill="F6F6F6" w:themeFill="accent3" w:themeFillTint="19"/>
            <w:vAlign w:val="center"/>
          </w:tcPr>
          <w:p w14:paraId="3B20717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range</w:t>
            </w:r>
          </w:p>
        </w:tc>
        <w:tc>
          <w:tcPr>
            <w:tcW w:w="1800" w:type="dxa"/>
            <w:shd w:val="clear" w:color="auto" w:fill="F6F6F6" w:themeFill="accent3" w:themeFillTint="19"/>
            <w:vAlign w:val="center"/>
          </w:tcPr>
          <w:p w14:paraId="66AE9FC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434673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续航里程，单位：公里</w:t>
            </w:r>
          </w:p>
        </w:tc>
      </w:tr>
      <w:tr w:rsidR="003E056B" w:rsidRPr="00BB437A" w14:paraId="728E8549" w14:textId="77777777" w:rsidTr="00BB437A">
        <w:tc>
          <w:tcPr>
            <w:tcW w:w="2404" w:type="dxa"/>
            <w:shd w:val="clear" w:color="auto" w:fill="F6F6F6" w:themeFill="accent3" w:themeFillTint="19"/>
            <w:vAlign w:val="center"/>
          </w:tcPr>
          <w:p w14:paraId="1442102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auth_status</w:t>
            </w:r>
            <w:proofErr w:type="spellEnd"/>
          </w:p>
        </w:tc>
        <w:tc>
          <w:tcPr>
            <w:tcW w:w="1800" w:type="dxa"/>
            <w:shd w:val="clear" w:color="auto" w:fill="F6F6F6" w:themeFill="accent3" w:themeFillTint="19"/>
            <w:vAlign w:val="center"/>
          </w:tcPr>
          <w:p w14:paraId="4572C1D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E836A3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认证状态：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未认证，</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审核中，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已认证，</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认证失败</w:t>
            </w:r>
          </w:p>
        </w:tc>
      </w:tr>
      <w:tr w:rsidR="003E056B" w:rsidRPr="00BB437A" w14:paraId="41BCDE0A" w14:textId="77777777" w:rsidTr="00BB437A">
        <w:tc>
          <w:tcPr>
            <w:tcW w:w="2404" w:type="dxa"/>
            <w:shd w:val="clear" w:color="auto" w:fill="F6F6F6" w:themeFill="accent3" w:themeFillTint="19"/>
            <w:vAlign w:val="center"/>
          </w:tcPr>
          <w:p w14:paraId="609C42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65AC06B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38A75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2016BCE4" w14:textId="77777777" w:rsidTr="00BB437A">
        <w:tc>
          <w:tcPr>
            <w:tcW w:w="2404" w:type="dxa"/>
            <w:shd w:val="clear" w:color="auto" w:fill="F6F6F6" w:themeFill="accent3" w:themeFillTint="19"/>
            <w:vAlign w:val="center"/>
          </w:tcPr>
          <w:p w14:paraId="059EF80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3E9F036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755384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7A8DEA25" w14:textId="77777777" w:rsidTr="00BB437A">
        <w:tc>
          <w:tcPr>
            <w:tcW w:w="2404" w:type="dxa"/>
            <w:shd w:val="clear" w:color="auto" w:fill="F6F6F6" w:themeFill="accent3" w:themeFillTint="19"/>
            <w:vAlign w:val="center"/>
          </w:tcPr>
          <w:p w14:paraId="2359460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32E0542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30965A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315C80E8"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44CA1AAC"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7</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V2V</w:t>
      </w:r>
      <w:r w:rsidRPr="00BB437A">
        <w:rPr>
          <w:rFonts w:ascii="Times New Roman" w:eastAsia="宋体" w:hAnsi="Times New Roman" w:cs="Times New Roman"/>
          <w:color w:val="000000"/>
          <w:kern w:val="0"/>
          <w:sz w:val="24"/>
          <w:szCs w:val="24"/>
          <w:lang w:bidi="ar"/>
        </w:rPr>
        <w:t>呼叫表的具体设计如表所示：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25EEAC09" w14:textId="77777777" w:rsidTr="00BB437A">
        <w:tc>
          <w:tcPr>
            <w:tcW w:w="2404" w:type="dxa"/>
            <w:shd w:val="clear" w:color="auto" w:fill="A5A5A5" w:themeFill="accent3"/>
            <w:vAlign w:val="center"/>
          </w:tcPr>
          <w:p w14:paraId="186E22E3"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543D0F3E"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457EA0E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13A79339" w14:textId="77777777" w:rsidTr="00BB437A">
        <w:tc>
          <w:tcPr>
            <w:tcW w:w="2404" w:type="dxa"/>
            <w:shd w:val="clear" w:color="auto" w:fill="DBDBDB" w:themeFill="accent3" w:themeFillTint="66"/>
            <w:vAlign w:val="center"/>
          </w:tcPr>
          <w:p w14:paraId="504A96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5869A22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77F24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V2V </w:t>
            </w:r>
            <w:r w:rsidRPr="00BB437A">
              <w:rPr>
                <w:rFonts w:ascii="Times New Roman" w:eastAsia="宋体" w:hAnsi="Times New Roman" w:cs="Times New Roman"/>
                <w:color w:val="000000"/>
                <w:kern w:val="0"/>
                <w:sz w:val="24"/>
                <w:szCs w:val="24"/>
                <w:lang w:bidi="ar"/>
              </w:rPr>
              <w:t>呼叫</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C96E59D" w14:textId="77777777" w:rsidTr="00BB437A">
        <w:tc>
          <w:tcPr>
            <w:tcW w:w="2404" w:type="dxa"/>
            <w:shd w:val="clear" w:color="auto" w:fill="F6F6F6" w:themeFill="accent3" w:themeFillTint="19"/>
            <w:vAlign w:val="center"/>
          </w:tcPr>
          <w:p w14:paraId="1EC7B3F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request_user_id</w:t>
            </w:r>
            <w:proofErr w:type="spellEnd"/>
          </w:p>
        </w:tc>
        <w:tc>
          <w:tcPr>
            <w:tcW w:w="1800" w:type="dxa"/>
            <w:shd w:val="clear" w:color="auto" w:fill="F6F6F6" w:themeFill="accent3" w:themeFillTint="19"/>
            <w:vAlign w:val="center"/>
          </w:tcPr>
          <w:p w14:paraId="6E4F144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6AC96E3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发起呼叫用户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6E684C0D" w14:textId="77777777" w:rsidTr="00BB437A">
        <w:tc>
          <w:tcPr>
            <w:tcW w:w="2404" w:type="dxa"/>
            <w:shd w:val="clear" w:color="auto" w:fill="DBDBDB" w:themeFill="accent3" w:themeFillTint="66"/>
            <w:vAlign w:val="center"/>
          </w:tcPr>
          <w:p w14:paraId="53F38E9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response_user_id</w:t>
            </w:r>
            <w:proofErr w:type="spellEnd"/>
          </w:p>
        </w:tc>
        <w:tc>
          <w:tcPr>
            <w:tcW w:w="1800" w:type="dxa"/>
            <w:shd w:val="clear" w:color="auto" w:fill="DBDBDB" w:themeFill="accent3" w:themeFillTint="66"/>
            <w:vAlign w:val="center"/>
          </w:tcPr>
          <w:p w14:paraId="41B195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54CA428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响应互助用户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3E83F60E" w14:textId="77777777" w:rsidTr="00BB437A">
        <w:tc>
          <w:tcPr>
            <w:tcW w:w="2404" w:type="dxa"/>
            <w:shd w:val="clear" w:color="auto" w:fill="F6F6F6" w:themeFill="accent3" w:themeFillTint="19"/>
            <w:vAlign w:val="center"/>
          </w:tcPr>
          <w:p w14:paraId="323A825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call_range</w:t>
            </w:r>
            <w:proofErr w:type="spellEnd"/>
          </w:p>
        </w:tc>
        <w:tc>
          <w:tcPr>
            <w:tcW w:w="1800" w:type="dxa"/>
            <w:shd w:val="clear" w:color="auto" w:fill="F6F6F6" w:themeFill="accent3" w:themeFillTint="19"/>
            <w:vAlign w:val="center"/>
          </w:tcPr>
          <w:p w14:paraId="09A7019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66F4203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呼叫范围，单位：公里</w:t>
            </w:r>
          </w:p>
        </w:tc>
      </w:tr>
      <w:tr w:rsidR="003E056B" w:rsidRPr="00BB437A" w14:paraId="2F244EEC" w14:textId="77777777" w:rsidTr="00BB437A">
        <w:tc>
          <w:tcPr>
            <w:tcW w:w="2404" w:type="dxa"/>
            <w:shd w:val="clear" w:color="auto" w:fill="F6F6F6" w:themeFill="accent3" w:themeFillTint="19"/>
            <w:vAlign w:val="center"/>
          </w:tcPr>
          <w:p w14:paraId="678353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call_time</w:t>
            </w:r>
            <w:proofErr w:type="spellEnd"/>
          </w:p>
        </w:tc>
        <w:tc>
          <w:tcPr>
            <w:tcW w:w="1800" w:type="dxa"/>
            <w:shd w:val="clear" w:color="auto" w:fill="F6F6F6" w:themeFill="accent3" w:themeFillTint="19"/>
            <w:vAlign w:val="center"/>
          </w:tcPr>
          <w:p w14:paraId="3423418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794B65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发起呼叫时间</w:t>
            </w:r>
          </w:p>
        </w:tc>
      </w:tr>
      <w:tr w:rsidR="003E056B" w:rsidRPr="00BB437A" w14:paraId="76343E4F" w14:textId="77777777" w:rsidTr="00BB437A">
        <w:tc>
          <w:tcPr>
            <w:tcW w:w="2404" w:type="dxa"/>
            <w:shd w:val="clear" w:color="auto" w:fill="F6F6F6" w:themeFill="accent3" w:themeFillTint="19"/>
            <w:vAlign w:val="center"/>
          </w:tcPr>
          <w:p w14:paraId="1EF47E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call_position</w:t>
            </w:r>
            <w:proofErr w:type="spellEnd"/>
          </w:p>
        </w:tc>
        <w:tc>
          <w:tcPr>
            <w:tcW w:w="1800" w:type="dxa"/>
            <w:shd w:val="clear" w:color="auto" w:fill="F6F6F6" w:themeFill="accent3" w:themeFillTint="19"/>
            <w:vAlign w:val="center"/>
          </w:tcPr>
          <w:p w14:paraId="24A08C5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3E34447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w:t>
            </w:r>
          </w:p>
        </w:tc>
      </w:tr>
      <w:tr w:rsidR="003E056B" w:rsidRPr="00BB437A" w14:paraId="2AC20813" w14:textId="77777777" w:rsidTr="00BB437A">
        <w:tc>
          <w:tcPr>
            <w:tcW w:w="2404" w:type="dxa"/>
            <w:shd w:val="clear" w:color="auto" w:fill="F6F6F6" w:themeFill="accent3" w:themeFillTint="19"/>
            <w:vAlign w:val="center"/>
          </w:tcPr>
          <w:p w14:paraId="4D4740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call_longitude</w:t>
            </w:r>
            <w:proofErr w:type="spellEnd"/>
          </w:p>
        </w:tc>
        <w:tc>
          <w:tcPr>
            <w:tcW w:w="1800" w:type="dxa"/>
            <w:shd w:val="clear" w:color="auto" w:fill="F6F6F6" w:themeFill="accent3" w:themeFillTint="19"/>
            <w:vAlign w:val="center"/>
          </w:tcPr>
          <w:p w14:paraId="418DEC1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7CA6EC3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384C1765" w14:textId="77777777" w:rsidTr="00BB437A">
        <w:tc>
          <w:tcPr>
            <w:tcW w:w="2404" w:type="dxa"/>
            <w:shd w:val="clear" w:color="auto" w:fill="F6F6F6" w:themeFill="accent3" w:themeFillTint="19"/>
            <w:vAlign w:val="center"/>
          </w:tcPr>
          <w:p w14:paraId="70BC9C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call_latitude</w:t>
            </w:r>
            <w:proofErr w:type="spellEnd"/>
          </w:p>
        </w:tc>
        <w:tc>
          <w:tcPr>
            <w:tcW w:w="1800" w:type="dxa"/>
            <w:shd w:val="clear" w:color="auto" w:fill="F6F6F6" w:themeFill="accent3" w:themeFillTint="19"/>
            <w:vAlign w:val="center"/>
          </w:tcPr>
          <w:p w14:paraId="0EDF78D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2E2ABAC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65FFC4AF" w14:textId="77777777" w:rsidTr="00BB437A">
        <w:tc>
          <w:tcPr>
            <w:tcW w:w="2404" w:type="dxa"/>
            <w:shd w:val="clear" w:color="auto" w:fill="F6F6F6" w:themeFill="accent3" w:themeFillTint="19"/>
            <w:vAlign w:val="center"/>
          </w:tcPr>
          <w:p w14:paraId="5A2A52E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target_position</w:t>
            </w:r>
            <w:proofErr w:type="spellEnd"/>
          </w:p>
        </w:tc>
        <w:tc>
          <w:tcPr>
            <w:tcW w:w="1800" w:type="dxa"/>
            <w:shd w:val="clear" w:color="auto" w:fill="F6F6F6" w:themeFill="accent3" w:themeFillTint="19"/>
            <w:vAlign w:val="center"/>
          </w:tcPr>
          <w:p w14:paraId="24BA961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251D097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协商后的互助位置</w:t>
            </w:r>
          </w:p>
        </w:tc>
      </w:tr>
      <w:tr w:rsidR="003E056B" w:rsidRPr="00BB437A" w14:paraId="2EA07268" w14:textId="77777777" w:rsidTr="00BB437A">
        <w:tc>
          <w:tcPr>
            <w:tcW w:w="2404" w:type="dxa"/>
            <w:shd w:val="clear" w:color="auto" w:fill="F6F6F6" w:themeFill="accent3" w:themeFillTint="19"/>
            <w:vAlign w:val="center"/>
          </w:tcPr>
          <w:p w14:paraId="202953D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target_longitude</w:t>
            </w:r>
            <w:proofErr w:type="spellEnd"/>
          </w:p>
        </w:tc>
        <w:tc>
          <w:tcPr>
            <w:tcW w:w="1800" w:type="dxa"/>
            <w:shd w:val="clear" w:color="auto" w:fill="F6F6F6" w:themeFill="accent3" w:themeFillTint="19"/>
            <w:vAlign w:val="center"/>
          </w:tcPr>
          <w:p w14:paraId="6C82A9B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6BB58AF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互助位置经度（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1F7407E9" w14:textId="77777777" w:rsidTr="00BB437A">
        <w:tc>
          <w:tcPr>
            <w:tcW w:w="2404" w:type="dxa"/>
            <w:shd w:val="clear" w:color="auto" w:fill="F6F6F6" w:themeFill="accent3" w:themeFillTint="19"/>
            <w:vAlign w:val="center"/>
          </w:tcPr>
          <w:p w14:paraId="5C51C96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target_latitude</w:t>
            </w:r>
            <w:proofErr w:type="spellEnd"/>
          </w:p>
        </w:tc>
        <w:tc>
          <w:tcPr>
            <w:tcW w:w="1800" w:type="dxa"/>
            <w:shd w:val="clear" w:color="auto" w:fill="F6F6F6" w:themeFill="accent3" w:themeFillTint="19"/>
            <w:vAlign w:val="center"/>
          </w:tcPr>
          <w:p w14:paraId="48A996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2CFA755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互助位置纬度（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20153110" w14:textId="77777777" w:rsidTr="00BB437A">
        <w:tc>
          <w:tcPr>
            <w:tcW w:w="2404" w:type="dxa"/>
            <w:shd w:val="clear" w:color="auto" w:fill="F6F6F6" w:themeFill="accent3" w:themeFillTint="19"/>
            <w:vAlign w:val="center"/>
          </w:tcPr>
          <w:p w14:paraId="41603A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23BCBD6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ABB576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待响应，</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已响应，</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已完成，</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已取消</w:t>
            </w:r>
          </w:p>
        </w:tc>
      </w:tr>
      <w:tr w:rsidR="003E056B" w:rsidRPr="00BB437A" w14:paraId="1C7787CE" w14:textId="77777777" w:rsidTr="00BB437A">
        <w:tc>
          <w:tcPr>
            <w:tcW w:w="2404" w:type="dxa"/>
            <w:shd w:val="clear" w:color="auto" w:fill="F6F6F6" w:themeFill="accent3" w:themeFillTint="19"/>
            <w:vAlign w:val="center"/>
          </w:tcPr>
          <w:p w14:paraId="6807E51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11EC78A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7DC60B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20AC18B5" w14:textId="77777777" w:rsidTr="00BB437A">
        <w:tc>
          <w:tcPr>
            <w:tcW w:w="2404" w:type="dxa"/>
            <w:shd w:val="clear" w:color="auto" w:fill="F6F6F6" w:themeFill="accent3" w:themeFillTint="19"/>
            <w:vAlign w:val="center"/>
          </w:tcPr>
          <w:p w14:paraId="30A1A13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43B251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ADAA30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053CAC34"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03A6EF35"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w:t>
      </w:r>
      <w:r w:rsidRPr="00BB437A">
        <w:rPr>
          <w:rFonts w:ascii="Times New Roman" w:eastAsia="宋体" w:hAnsi="Times New Roman" w:cs="Times New Roman"/>
          <w:color w:val="000000"/>
          <w:kern w:val="0"/>
          <w:sz w:val="24"/>
          <w:szCs w:val="24"/>
          <w:lang w:bidi="ar"/>
        </w:rPr>
        <w:t>8</w:t>
      </w:r>
      <w:r w:rsidRPr="00BB437A">
        <w:rPr>
          <w:rFonts w:ascii="Times New Roman" w:eastAsia="宋体" w:hAnsi="Times New Roman" w:cs="Times New Roman"/>
          <w:color w:val="000000"/>
          <w:kern w:val="0"/>
          <w:sz w:val="24"/>
          <w:szCs w:val="24"/>
          <w:lang w:bidi="ar"/>
        </w:rPr>
        <w:t>）紧急呼叫表的具体设计如表所示：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39852D89" w14:textId="77777777" w:rsidTr="00BB437A">
        <w:tc>
          <w:tcPr>
            <w:tcW w:w="2404" w:type="dxa"/>
            <w:shd w:val="clear" w:color="auto" w:fill="A5A5A5" w:themeFill="accent3"/>
            <w:vAlign w:val="center"/>
          </w:tcPr>
          <w:p w14:paraId="36336D1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6DECE4F8"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3418E13A"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628AA108" w14:textId="77777777" w:rsidTr="00BB437A">
        <w:tc>
          <w:tcPr>
            <w:tcW w:w="2404" w:type="dxa"/>
            <w:shd w:val="clear" w:color="auto" w:fill="DBDBDB" w:themeFill="accent3" w:themeFillTint="66"/>
            <w:vAlign w:val="center"/>
          </w:tcPr>
          <w:p w14:paraId="4530B4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78966E4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E1263C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紧急呼叫</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6D17CFF" w14:textId="77777777" w:rsidTr="00BB437A">
        <w:tc>
          <w:tcPr>
            <w:tcW w:w="2404" w:type="dxa"/>
            <w:shd w:val="clear" w:color="auto" w:fill="F6F6F6" w:themeFill="accent3" w:themeFillTint="19"/>
            <w:vAlign w:val="center"/>
          </w:tcPr>
          <w:p w14:paraId="7B50A4A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request_user_id</w:t>
            </w:r>
            <w:proofErr w:type="spellEnd"/>
          </w:p>
        </w:tc>
        <w:tc>
          <w:tcPr>
            <w:tcW w:w="1800" w:type="dxa"/>
            <w:shd w:val="clear" w:color="auto" w:fill="F6F6F6" w:themeFill="accent3" w:themeFillTint="19"/>
            <w:vAlign w:val="center"/>
          </w:tcPr>
          <w:p w14:paraId="5FC927A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30235A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发起呼叫用户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53F4ED1D" w14:textId="77777777" w:rsidTr="00BB437A">
        <w:tc>
          <w:tcPr>
            <w:tcW w:w="2404" w:type="dxa"/>
            <w:shd w:val="clear" w:color="auto" w:fill="DBDBDB" w:themeFill="accent3" w:themeFillTint="66"/>
            <w:vAlign w:val="center"/>
          </w:tcPr>
          <w:p w14:paraId="6DB50B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1800" w:type="dxa"/>
            <w:shd w:val="clear" w:color="auto" w:fill="DBDBDB" w:themeFill="accent3" w:themeFillTint="66"/>
            <w:vAlign w:val="center"/>
          </w:tcPr>
          <w:p w14:paraId="5599E27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0B90FAD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呼叫拖车，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呼叫充电桩，</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其他呼叫</w:t>
            </w:r>
          </w:p>
        </w:tc>
      </w:tr>
      <w:tr w:rsidR="003E056B" w:rsidRPr="00BB437A" w14:paraId="13E91426" w14:textId="77777777" w:rsidTr="00BB437A">
        <w:tc>
          <w:tcPr>
            <w:tcW w:w="2404" w:type="dxa"/>
            <w:shd w:val="clear" w:color="auto" w:fill="F6F6F6" w:themeFill="accent3" w:themeFillTint="19"/>
            <w:vAlign w:val="center"/>
          </w:tcPr>
          <w:p w14:paraId="763962E6" w14:textId="2E52D424"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response_admin_id</w:t>
            </w:r>
            <w:proofErr w:type="spellEnd"/>
          </w:p>
        </w:tc>
        <w:tc>
          <w:tcPr>
            <w:tcW w:w="1800" w:type="dxa"/>
            <w:shd w:val="clear" w:color="auto" w:fill="F6F6F6" w:themeFill="accent3" w:themeFillTint="19"/>
            <w:vAlign w:val="center"/>
          </w:tcPr>
          <w:p w14:paraId="12940A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4747CE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响应管理员</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，关联管理员表</w:t>
            </w:r>
          </w:p>
        </w:tc>
      </w:tr>
      <w:tr w:rsidR="003E056B" w:rsidRPr="00BB437A" w14:paraId="5C201622" w14:textId="77777777" w:rsidTr="00BB437A">
        <w:tc>
          <w:tcPr>
            <w:tcW w:w="2404" w:type="dxa"/>
            <w:shd w:val="clear" w:color="auto" w:fill="F6F6F6" w:themeFill="accent3" w:themeFillTint="19"/>
            <w:vAlign w:val="center"/>
          </w:tcPr>
          <w:p w14:paraId="6FB6A1E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call_range</w:t>
            </w:r>
            <w:proofErr w:type="spellEnd"/>
          </w:p>
        </w:tc>
        <w:tc>
          <w:tcPr>
            <w:tcW w:w="1800" w:type="dxa"/>
            <w:shd w:val="clear" w:color="auto" w:fill="F6F6F6" w:themeFill="accent3" w:themeFillTint="19"/>
            <w:vAlign w:val="center"/>
          </w:tcPr>
          <w:p w14:paraId="4C6F4D8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64FD151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呼叫范围，单位：公里</w:t>
            </w:r>
          </w:p>
        </w:tc>
      </w:tr>
      <w:tr w:rsidR="003E056B" w:rsidRPr="00BB437A" w14:paraId="522915D9" w14:textId="77777777" w:rsidTr="00BB437A">
        <w:tc>
          <w:tcPr>
            <w:tcW w:w="2404" w:type="dxa"/>
            <w:shd w:val="clear" w:color="auto" w:fill="F6F6F6" w:themeFill="accent3" w:themeFillTint="19"/>
            <w:vAlign w:val="center"/>
          </w:tcPr>
          <w:p w14:paraId="55FE085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call_time</w:t>
            </w:r>
            <w:proofErr w:type="spellEnd"/>
          </w:p>
        </w:tc>
        <w:tc>
          <w:tcPr>
            <w:tcW w:w="1800" w:type="dxa"/>
            <w:shd w:val="clear" w:color="auto" w:fill="F6F6F6" w:themeFill="accent3" w:themeFillTint="19"/>
            <w:vAlign w:val="center"/>
          </w:tcPr>
          <w:p w14:paraId="0D91EFD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2AA812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发起呼叫时间</w:t>
            </w:r>
          </w:p>
        </w:tc>
      </w:tr>
      <w:tr w:rsidR="003E056B" w:rsidRPr="00BB437A" w14:paraId="201B81AB" w14:textId="77777777" w:rsidTr="00BB437A">
        <w:tc>
          <w:tcPr>
            <w:tcW w:w="2404" w:type="dxa"/>
            <w:shd w:val="clear" w:color="auto" w:fill="F6F6F6" w:themeFill="accent3" w:themeFillTint="19"/>
            <w:vAlign w:val="center"/>
          </w:tcPr>
          <w:p w14:paraId="0D3802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call_position</w:t>
            </w:r>
            <w:proofErr w:type="spellEnd"/>
          </w:p>
        </w:tc>
        <w:tc>
          <w:tcPr>
            <w:tcW w:w="1800" w:type="dxa"/>
            <w:shd w:val="clear" w:color="auto" w:fill="F6F6F6" w:themeFill="accent3" w:themeFillTint="19"/>
            <w:vAlign w:val="center"/>
          </w:tcPr>
          <w:p w14:paraId="38C5763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0A55FEC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w:t>
            </w:r>
          </w:p>
        </w:tc>
      </w:tr>
      <w:tr w:rsidR="003E056B" w:rsidRPr="00BB437A" w14:paraId="3DC1E5AB" w14:textId="77777777" w:rsidTr="00BB437A">
        <w:tc>
          <w:tcPr>
            <w:tcW w:w="2404" w:type="dxa"/>
            <w:shd w:val="clear" w:color="auto" w:fill="F6F6F6" w:themeFill="accent3" w:themeFillTint="19"/>
            <w:vAlign w:val="center"/>
          </w:tcPr>
          <w:p w14:paraId="5A4A362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call_longitude</w:t>
            </w:r>
            <w:proofErr w:type="spellEnd"/>
          </w:p>
        </w:tc>
        <w:tc>
          <w:tcPr>
            <w:tcW w:w="1800" w:type="dxa"/>
            <w:shd w:val="clear" w:color="auto" w:fill="F6F6F6" w:themeFill="accent3" w:themeFillTint="19"/>
            <w:vAlign w:val="center"/>
          </w:tcPr>
          <w:p w14:paraId="6C0BE5A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1F7745E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2DAE34A3" w14:textId="77777777" w:rsidTr="00BB437A">
        <w:tc>
          <w:tcPr>
            <w:tcW w:w="2404" w:type="dxa"/>
            <w:shd w:val="clear" w:color="auto" w:fill="F6F6F6" w:themeFill="accent3" w:themeFillTint="19"/>
            <w:vAlign w:val="center"/>
          </w:tcPr>
          <w:p w14:paraId="5294ABC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call_latitude</w:t>
            </w:r>
            <w:proofErr w:type="spellEnd"/>
          </w:p>
        </w:tc>
        <w:tc>
          <w:tcPr>
            <w:tcW w:w="1800" w:type="dxa"/>
            <w:shd w:val="clear" w:color="auto" w:fill="F6F6F6" w:themeFill="accent3" w:themeFillTint="19"/>
            <w:vAlign w:val="center"/>
          </w:tcPr>
          <w:p w14:paraId="2C8F0F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0756F2D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呼叫位置纬度（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1B908BBE" w14:textId="77777777" w:rsidTr="00BB437A">
        <w:tc>
          <w:tcPr>
            <w:tcW w:w="2404" w:type="dxa"/>
            <w:shd w:val="clear" w:color="auto" w:fill="F6F6F6" w:themeFill="accent3" w:themeFillTint="19"/>
            <w:vAlign w:val="center"/>
          </w:tcPr>
          <w:p w14:paraId="0F261C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target_position</w:t>
            </w:r>
            <w:proofErr w:type="spellEnd"/>
          </w:p>
        </w:tc>
        <w:tc>
          <w:tcPr>
            <w:tcW w:w="1800" w:type="dxa"/>
            <w:shd w:val="clear" w:color="auto" w:fill="F6F6F6" w:themeFill="accent3" w:themeFillTint="19"/>
            <w:vAlign w:val="center"/>
          </w:tcPr>
          <w:p w14:paraId="4423C2B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2AF1DBF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协商后的救援位置</w:t>
            </w:r>
          </w:p>
        </w:tc>
      </w:tr>
      <w:tr w:rsidR="003E056B" w:rsidRPr="00BB437A" w14:paraId="0D89A966" w14:textId="77777777" w:rsidTr="00BB437A">
        <w:tc>
          <w:tcPr>
            <w:tcW w:w="2404" w:type="dxa"/>
            <w:shd w:val="clear" w:color="auto" w:fill="F6F6F6" w:themeFill="accent3" w:themeFillTint="19"/>
            <w:vAlign w:val="center"/>
          </w:tcPr>
          <w:p w14:paraId="134DB8E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target_longitude</w:t>
            </w:r>
            <w:proofErr w:type="spellEnd"/>
          </w:p>
        </w:tc>
        <w:tc>
          <w:tcPr>
            <w:tcW w:w="1800" w:type="dxa"/>
            <w:shd w:val="clear" w:color="auto" w:fill="F6F6F6" w:themeFill="accent3" w:themeFillTint="19"/>
            <w:vAlign w:val="center"/>
          </w:tcPr>
          <w:p w14:paraId="27BBA80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6529BE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救援位置经度（</w:t>
            </w:r>
            <w:r w:rsidRPr="00BB437A">
              <w:rPr>
                <w:rFonts w:ascii="Times New Roman" w:eastAsia="宋体" w:hAnsi="Times New Roman" w:cs="Times New Roman"/>
                <w:color w:val="000000"/>
                <w:kern w:val="0"/>
                <w:sz w:val="24"/>
                <w:szCs w:val="24"/>
                <w:lang w:bidi="ar"/>
              </w:rPr>
              <w:t>-180~180</w:t>
            </w:r>
            <w:r w:rsidRPr="00BB437A">
              <w:rPr>
                <w:rFonts w:ascii="Times New Roman" w:eastAsia="宋体" w:hAnsi="Times New Roman" w:cs="Times New Roman"/>
                <w:color w:val="000000"/>
                <w:kern w:val="0"/>
                <w:sz w:val="24"/>
                <w:szCs w:val="24"/>
                <w:lang w:bidi="ar"/>
              </w:rPr>
              <w:t>）</w:t>
            </w:r>
          </w:p>
        </w:tc>
      </w:tr>
      <w:tr w:rsidR="003E056B" w:rsidRPr="00BB437A" w14:paraId="23348817" w14:textId="77777777" w:rsidTr="00BB437A">
        <w:tc>
          <w:tcPr>
            <w:tcW w:w="2404" w:type="dxa"/>
            <w:shd w:val="clear" w:color="auto" w:fill="F6F6F6" w:themeFill="accent3" w:themeFillTint="19"/>
            <w:vAlign w:val="center"/>
          </w:tcPr>
          <w:p w14:paraId="7534693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target_latitude</w:t>
            </w:r>
            <w:proofErr w:type="spellEnd"/>
          </w:p>
        </w:tc>
        <w:tc>
          <w:tcPr>
            <w:tcW w:w="1800" w:type="dxa"/>
            <w:shd w:val="clear" w:color="auto" w:fill="F6F6F6" w:themeFill="accent3" w:themeFillTint="19"/>
            <w:vAlign w:val="center"/>
          </w:tcPr>
          <w:p w14:paraId="76B682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10,6)</w:t>
            </w:r>
          </w:p>
        </w:tc>
        <w:tc>
          <w:tcPr>
            <w:tcW w:w="4332" w:type="dxa"/>
            <w:shd w:val="clear" w:color="auto" w:fill="F6F6F6" w:themeFill="accent3" w:themeFillTint="19"/>
            <w:vAlign w:val="center"/>
          </w:tcPr>
          <w:p w14:paraId="52C323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救援位置纬度（</w:t>
            </w:r>
            <w:r w:rsidRPr="00BB437A">
              <w:rPr>
                <w:rFonts w:ascii="Times New Roman" w:eastAsia="宋体" w:hAnsi="Times New Roman" w:cs="Times New Roman"/>
                <w:color w:val="000000"/>
                <w:kern w:val="0"/>
                <w:sz w:val="24"/>
                <w:szCs w:val="24"/>
                <w:lang w:bidi="ar"/>
              </w:rPr>
              <w:t>-90~90</w:t>
            </w:r>
            <w:r w:rsidRPr="00BB437A">
              <w:rPr>
                <w:rFonts w:ascii="Times New Roman" w:eastAsia="宋体" w:hAnsi="Times New Roman" w:cs="Times New Roman"/>
                <w:color w:val="000000"/>
                <w:kern w:val="0"/>
                <w:sz w:val="24"/>
                <w:szCs w:val="24"/>
                <w:lang w:bidi="ar"/>
              </w:rPr>
              <w:t>）</w:t>
            </w:r>
          </w:p>
        </w:tc>
      </w:tr>
      <w:tr w:rsidR="003E056B" w:rsidRPr="00BB437A" w14:paraId="2FAAD2EB" w14:textId="77777777" w:rsidTr="00BB437A">
        <w:tc>
          <w:tcPr>
            <w:tcW w:w="2404" w:type="dxa"/>
            <w:shd w:val="clear" w:color="auto" w:fill="F6F6F6" w:themeFill="accent3" w:themeFillTint="19"/>
            <w:vAlign w:val="center"/>
          </w:tcPr>
          <w:p w14:paraId="3155978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3BA1C5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81D86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处理状态：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待响应，</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已响应，</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已完成，</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已取消</w:t>
            </w:r>
          </w:p>
        </w:tc>
      </w:tr>
      <w:tr w:rsidR="003E056B" w:rsidRPr="00BB437A" w14:paraId="271FADF6" w14:textId="77777777" w:rsidTr="00BB437A">
        <w:tc>
          <w:tcPr>
            <w:tcW w:w="2404" w:type="dxa"/>
            <w:shd w:val="clear" w:color="auto" w:fill="F6F6F6" w:themeFill="accent3" w:themeFillTint="19"/>
            <w:vAlign w:val="center"/>
          </w:tcPr>
          <w:p w14:paraId="476A533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5506662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7188C5F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6C8E5C44" w14:textId="77777777" w:rsidTr="00BB437A">
        <w:tc>
          <w:tcPr>
            <w:tcW w:w="2404" w:type="dxa"/>
            <w:shd w:val="clear" w:color="auto" w:fill="F6F6F6" w:themeFill="accent3" w:themeFillTint="19"/>
            <w:vAlign w:val="center"/>
          </w:tcPr>
          <w:p w14:paraId="05617B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07C6F6E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76F9E9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2C767C8A"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589479E5"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9</w:t>
      </w:r>
      <w:r w:rsidRPr="00BB437A">
        <w:rPr>
          <w:rFonts w:ascii="Times New Roman" w:eastAsia="宋体" w:hAnsi="Times New Roman" w:cs="Times New Roman"/>
          <w:color w:val="000000"/>
          <w:kern w:val="0"/>
          <w:sz w:val="24"/>
          <w:szCs w:val="24"/>
          <w:lang w:bidi="ar"/>
        </w:rPr>
        <w:t>）对话表的具体设计如表所示：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0A258793" w14:textId="77777777" w:rsidTr="00BB437A">
        <w:tc>
          <w:tcPr>
            <w:tcW w:w="2404" w:type="dxa"/>
            <w:shd w:val="clear" w:color="auto" w:fill="A5A5A5" w:themeFill="accent3"/>
            <w:vAlign w:val="center"/>
          </w:tcPr>
          <w:p w14:paraId="53153622"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6FCA9E6D"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4B2CA0E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7A9E8A60" w14:textId="77777777" w:rsidTr="00BB437A">
        <w:tc>
          <w:tcPr>
            <w:tcW w:w="2404" w:type="dxa"/>
            <w:shd w:val="clear" w:color="auto" w:fill="DBDBDB" w:themeFill="accent3" w:themeFillTint="66"/>
            <w:vAlign w:val="center"/>
          </w:tcPr>
          <w:p w14:paraId="5CCEDB1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06B795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4BFB16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1657D4E3" w14:textId="77777777" w:rsidTr="00BB437A">
        <w:tc>
          <w:tcPr>
            <w:tcW w:w="2404" w:type="dxa"/>
            <w:shd w:val="clear" w:color="auto" w:fill="F6F6F6" w:themeFill="accent3" w:themeFillTint="19"/>
            <w:vAlign w:val="center"/>
          </w:tcPr>
          <w:p w14:paraId="2F2F77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1800" w:type="dxa"/>
            <w:shd w:val="clear" w:color="auto" w:fill="F6F6F6" w:themeFill="accent3" w:themeFillTint="19"/>
            <w:vAlign w:val="center"/>
          </w:tcPr>
          <w:p w14:paraId="4B1458F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66A656A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客服对话，</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预约对话，</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紧急呼叫对话，</w:t>
            </w:r>
            <w:r w:rsidRPr="00BB437A">
              <w:rPr>
                <w:rFonts w:ascii="Times New Roman" w:eastAsia="宋体" w:hAnsi="Times New Roman" w:cs="Times New Roman"/>
                <w:color w:val="000000"/>
                <w:kern w:val="0"/>
                <w:sz w:val="24"/>
                <w:szCs w:val="24"/>
                <w:lang w:bidi="ar"/>
              </w:rPr>
              <w:t xml:space="preserve">3V2V </w:t>
            </w:r>
            <w:r w:rsidRPr="00BB437A">
              <w:rPr>
                <w:rFonts w:ascii="Times New Roman" w:eastAsia="宋体" w:hAnsi="Times New Roman" w:cs="Times New Roman"/>
                <w:color w:val="000000"/>
                <w:kern w:val="0"/>
                <w:sz w:val="24"/>
                <w:szCs w:val="24"/>
                <w:lang w:bidi="ar"/>
              </w:rPr>
              <w:t>对话，</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普通用户聊天</w:t>
            </w:r>
          </w:p>
        </w:tc>
      </w:tr>
      <w:tr w:rsidR="003E056B" w:rsidRPr="00BB437A" w14:paraId="313A351E" w14:textId="77777777" w:rsidTr="00BB437A">
        <w:tc>
          <w:tcPr>
            <w:tcW w:w="2404" w:type="dxa"/>
            <w:shd w:val="clear" w:color="auto" w:fill="DBDBDB" w:themeFill="accent3" w:themeFillTint="66"/>
            <w:vAlign w:val="center"/>
          </w:tcPr>
          <w:p w14:paraId="428EB81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DBDBDB" w:themeFill="accent3" w:themeFillTint="66"/>
            <w:vAlign w:val="center"/>
          </w:tcPr>
          <w:p w14:paraId="783A44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6E6EF1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对话状态：</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进行中，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已完成，</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已关闭</w:t>
            </w:r>
          </w:p>
        </w:tc>
      </w:tr>
      <w:tr w:rsidR="003E056B" w:rsidRPr="00BB437A" w14:paraId="0993830B" w14:textId="77777777" w:rsidTr="00BB437A">
        <w:tc>
          <w:tcPr>
            <w:tcW w:w="2404" w:type="dxa"/>
            <w:shd w:val="clear" w:color="auto" w:fill="F6F6F6" w:themeFill="accent3" w:themeFillTint="19"/>
            <w:vAlign w:val="center"/>
          </w:tcPr>
          <w:p w14:paraId="21148D7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2C834E8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468F53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798D1542" w14:textId="77777777" w:rsidTr="00BB437A">
        <w:tc>
          <w:tcPr>
            <w:tcW w:w="2404" w:type="dxa"/>
            <w:shd w:val="clear" w:color="auto" w:fill="F6F6F6" w:themeFill="accent3" w:themeFillTint="19"/>
            <w:vAlign w:val="center"/>
          </w:tcPr>
          <w:p w14:paraId="7B16E47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3848385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5A5828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r w:rsidR="003E056B" w:rsidRPr="00BB437A" w14:paraId="39CE1A57" w14:textId="77777777" w:rsidTr="00BB437A">
        <w:tc>
          <w:tcPr>
            <w:tcW w:w="2404" w:type="dxa"/>
            <w:shd w:val="clear" w:color="auto" w:fill="F6F6F6" w:themeFill="accent3" w:themeFillTint="19"/>
            <w:vAlign w:val="center"/>
          </w:tcPr>
          <w:p w14:paraId="3475893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end_time</w:t>
            </w:r>
            <w:proofErr w:type="spellEnd"/>
          </w:p>
        </w:tc>
        <w:tc>
          <w:tcPr>
            <w:tcW w:w="1800" w:type="dxa"/>
            <w:shd w:val="clear" w:color="auto" w:fill="F6F6F6" w:themeFill="accent3" w:themeFillTint="19"/>
            <w:vAlign w:val="center"/>
          </w:tcPr>
          <w:p w14:paraId="1C1E407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F9C49F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对话结束时间</w:t>
            </w:r>
          </w:p>
        </w:tc>
      </w:tr>
      <w:tr w:rsidR="003E056B" w:rsidRPr="00BB437A" w14:paraId="3110862F" w14:textId="77777777" w:rsidTr="00BB437A">
        <w:tc>
          <w:tcPr>
            <w:tcW w:w="2404" w:type="dxa"/>
            <w:shd w:val="clear" w:color="auto" w:fill="F6F6F6" w:themeFill="accent3" w:themeFillTint="19"/>
            <w:vAlign w:val="center"/>
          </w:tcPr>
          <w:p w14:paraId="32D5496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remark</w:t>
            </w:r>
          </w:p>
        </w:tc>
        <w:tc>
          <w:tcPr>
            <w:tcW w:w="1800" w:type="dxa"/>
            <w:shd w:val="clear" w:color="auto" w:fill="F6F6F6" w:themeFill="accent3" w:themeFillTint="19"/>
            <w:vAlign w:val="center"/>
          </w:tcPr>
          <w:p w14:paraId="3B6CFCE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5F2F34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备注信息</w:t>
            </w:r>
          </w:p>
        </w:tc>
      </w:tr>
      <w:tr w:rsidR="003E056B" w:rsidRPr="00BB437A" w14:paraId="20F29D24" w14:textId="77777777" w:rsidTr="00BB437A">
        <w:tc>
          <w:tcPr>
            <w:tcW w:w="2404" w:type="dxa"/>
            <w:shd w:val="clear" w:color="auto" w:fill="F6F6F6" w:themeFill="accent3" w:themeFillTint="19"/>
            <w:vAlign w:val="center"/>
          </w:tcPr>
          <w:p w14:paraId="61F87C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14C7B3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C42278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16832BAC"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412F24CD"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10</w:t>
      </w:r>
      <w:r w:rsidRPr="00BB437A">
        <w:rPr>
          <w:rFonts w:ascii="Times New Roman" w:eastAsia="宋体" w:hAnsi="Times New Roman" w:cs="Times New Roman"/>
          <w:color w:val="000000"/>
          <w:kern w:val="0"/>
          <w:sz w:val="24"/>
          <w:szCs w:val="24"/>
          <w:lang w:bidi="ar"/>
        </w:rPr>
        <w:t>）对话参与者表的具体设计如表所示：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0BD795D7" w14:textId="77777777" w:rsidTr="00BB437A">
        <w:tc>
          <w:tcPr>
            <w:tcW w:w="2404" w:type="dxa"/>
            <w:shd w:val="clear" w:color="auto" w:fill="A5A5A5" w:themeFill="accent3"/>
            <w:vAlign w:val="center"/>
          </w:tcPr>
          <w:p w14:paraId="48A3929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63C1EB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0B746872"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2A94DB32" w14:textId="77777777" w:rsidTr="00BB437A">
        <w:tc>
          <w:tcPr>
            <w:tcW w:w="2404" w:type="dxa"/>
            <w:shd w:val="clear" w:color="auto" w:fill="DBDBDB" w:themeFill="accent3" w:themeFillTint="66"/>
            <w:vAlign w:val="center"/>
          </w:tcPr>
          <w:p w14:paraId="689C03F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4450F0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702DDD6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参与者</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0960D2AE" w14:textId="77777777" w:rsidTr="00BB437A">
        <w:tc>
          <w:tcPr>
            <w:tcW w:w="2404" w:type="dxa"/>
            <w:shd w:val="clear" w:color="auto" w:fill="F6F6F6" w:themeFill="accent3" w:themeFillTint="19"/>
            <w:vAlign w:val="center"/>
          </w:tcPr>
          <w:p w14:paraId="2BA9C7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conversation_id</w:t>
            </w:r>
            <w:proofErr w:type="spellEnd"/>
          </w:p>
        </w:tc>
        <w:tc>
          <w:tcPr>
            <w:tcW w:w="1800" w:type="dxa"/>
            <w:shd w:val="clear" w:color="auto" w:fill="F6F6F6" w:themeFill="accent3" w:themeFillTint="19"/>
            <w:vAlign w:val="center"/>
          </w:tcPr>
          <w:p w14:paraId="2B69D89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16A66AE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，关联对话表</w:t>
            </w:r>
          </w:p>
        </w:tc>
      </w:tr>
      <w:tr w:rsidR="003E056B" w:rsidRPr="00BB437A" w14:paraId="234FC953" w14:textId="77777777" w:rsidTr="00BB437A">
        <w:tc>
          <w:tcPr>
            <w:tcW w:w="2404" w:type="dxa"/>
            <w:shd w:val="clear" w:color="auto" w:fill="DBDBDB" w:themeFill="accent3" w:themeFillTint="66"/>
            <w:vAlign w:val="center"/>
          </w:tcPr>
          <w:p w14:paraId="627F02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participant_id</w:t>
            </w:r>
            <w:proofErr w:type="spellEnd"/>
          </w:p>
        </w:tc>
        <w:tc>
          <w:tcPr>
            <w:tcW w:w="1800" w:type="dxa"/>
            <w:shd w:val="clear" w:color="auto" w:fill="DBDBDB" w:themeFill="accent3" w:themeFillTint="66"/>
            <w:vAlign w:val="center"/>
          </w:tcPr>
          <w:p w14:paraId="3D9959A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F11A76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参与者</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ID </w:t>
            </w:r>
            <w:r w:rsidRPr="00BB437A">
              <w:rPr>
                <w:rFonts w:ascii="Times New Roman" w:eastAsia="宋体" w:hAnsi="Times New Roman" w:cs="Times New Roman"/>
                <w:color w:val="000000"/>
                <w:kern w:val="0"/>
                <w:sz w:val="24"/>
                <w:szCs w:val="24"/>
                <w:lang w:bidi="ar"/>
              </w:rPr>
              <w:t>或管理员</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w:t>
            </w:r>
          </w:p>
        </w:tc>
      </w:tr>
      <w:tr w:rsidR="003E056B" w:rsidRPr="00BB437A" w14:paraId="231F3826" w14:textId="77777777" w:rsidTr="00BB437A">
        <w:tc>
          <w:tcPr>
            <w:tcW w:w="2404" w:type="dxa"/>
            <w:shd w:val="clear" w:color="auto" w:fill="F6F6F6" w:themeFill="accent3" w:themeFillTint="19"/>
            <w:vAlign w:val="center"/>
          </w:tcPr>
          <w:p w14:paraId="46EB43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participant_type</w:t>
            </w:r>
            <w:proofErr w:type="spellEnd"/>
          </w:p>
        </w:tc>
        <w:tc>
          <w:tcPr>
            <w:tcW w:w="1800" w:type="dxa"/>
            <w:shd w:val="clear" w:color="auto" w:fill="F6F6F6" w:themeFill="accent3" w:themeFillTint="19"/>
            <w:vAlign w:val="center"/>
          </w:tcPr>
          <w:p w14:paraId="4A930B5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6270CB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参与者类型：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普通用户，</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管理员，</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系统</w:t>
            </w:r>
          </w:p>
        </w:tc>
      </w:tr>
      <w:tr w:rsidR="003E056B" w:rsidRPr="00BB437A" w14:paraId="7A6EB7C6" w14:textId="77777777" w:rsidTr="00BB437A">
        <w:tc>
          <w:tcPr>
            <w:tcW w:w="2404" w:type="dxa"/>
            <w:shd w:val="clear" w:color="auto" w:fill="F6F6F6" w:themeFill="accent3" w:themeFillTint="19"/>
            <w:vAlign w:val="center"/>
          </w:tcPr>
          <w:p w14:paraId="7FB9CCB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role</w:t>
            </w:r>
          </w:p>
        </w:tc>
        <w:tc>
          <w:tcPr>
            <w:tcW w:w="1800" w:type="dxa"/>
            <w:shd w:val="clear" w:color="auto" w:fill="F6F6F6" w:themeFill="accent3" w:themeFillTint="19"/>
            <w:vAlign w:val="center"/>
          </w:tcPr>
          <w:p w14:paraId="15EF6A3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CC987E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参与者角色：</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发起者，</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响应者，</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观察者</w:t>
            </w:r>
          </w:p>
        </w:tc>
      </w:tr>
      <w:tr w:rsidR="003E056B" w:rsidRPr="00BB437A" w14:paraId="26797C5D" w14:textId="77777777" w:rsidTr="00BB437A">
        <w:tc>
          <w:tcPr>
            <w:tcW w:w="2404" w:type="dxa"/>
            <w:shd w:val="clear" w:color="auto" w:fill="F6F6F6" w:themeFill="accent3" w:themeFillTint="19"/>
            <w:vAlign w:val="center"/>
          </w:tcPr>
          <w:p w14:paraId="048D1C7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join_time</w:t>
            </w:r>
            <w:proofErr w:type="spellEnd"/>
          </w:p>
        </w:tc>
        <w:tc>
          <w:tcPr>
            <w:tcW w:w="1800" w:type="dxa"/>
            <w:shd w:val="clear" w:color="auto" w:fill="F6F6F6" w:themeFill="accent3" w:themeFillTint="19"/>
            <w:vAlign w:val="center"/>
          </w:tcPr>
          <w:p w14:paraId="348AE77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FDE83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加入对话时间</w:t>
            </w:r>
          </w:p>
        </w:tc>
      </w:tr>
      <w:tr w:rsidR="003E056B" w:rsidRPr="00BB437A" w14:paraId="23FAB645" w14:textId="77777777" w:rsidTr="00BB437A">
        <w:tc>
          <w:tcPr>
            <w:tcW w:w="2404" w:type="dxa"/>
            <w:shd w:val="clear" w:color="auto" w:fill="F6F6F6" w:themeFill="accent3" w:themeFillTint="19"/>
            <w:vAlign w:val="center"/>
          </w:tcPr>
          <w:p w14:paraId="1DA4C9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last_read_time</w:t>
            </w:r>
            <w:proofErr w:type="spellEnd"/>
          </w:p>
        </w:tc>
        <w:tc>
          <w:tcPr>
            <w:tcW w:w="1800" w:type="dxa"/>
            <w:shd w:val="clear" w:color="auto" w:fill="F6F6F6" w:themeFill="accent3" w:themeFillTint="19"/>
            <w:vAlign w:val="center"/>
          </w:tcPr>
          <w:p w14:paraId="55C9E22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CF527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最后阅读消息时间</w:t>
            </w:r>
          </w:p>
        </w:tc>
      </w:tr>
      <w:tr w:rsidR="003E056B" w:rsidRPr="00BB437A" w14:paraId="35479F38" w14:textId="77777777" w:rsidTr="00BB437A">
        <w:tc>
          <w:tcPr>
            <w:tcW w:w="2404" w:type="dxa"/>
            <w:shd w:val="clear" w:color="auto" w:fill="F6F6F6" w:themeFill="accent3" w:themeFillTint="19"/>
            <w:vAlign w:val="center"/>
          </w:tcPr>
          <w:p w14:paraId="642F467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unread_count</w:t>
            </w:r>
            <w:proofErr w:type="spellEnd"/>
          </w:p>
        </w:tc>
        <w:tc>
          <w:tcPr>
            <w:tcW w:w="1800" w:type="dxa"/>
            <w:shd w:val="clear" w:color="auto" w:fill="F6F6F6" w:themeFill="accent3" w:themeFillTint="19"/>
            <w:vAlign w:val="center"/>
          </w:tcPr>
          <w:p w14:paraId="04AE1A9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63E0B6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未读消息数量</w:t>
            </w:r>
          </w:p>
        </w:tc>
      </w:tr>
      <w:tr w:rsidR="003E056B" w:rsidRPr="00BB437A" w14:paraId="253FEA21" w14:textId="77777777" w:rsidTr="00BB437A">
        <w:tc>
          <w:tcPr>
            <w:tcW w:w="2404" w:type="dxa"/>
            <w:shd w:val="clear" w:color="auto" w:fill="F6F6F6" w:themeFill="accent3" w:themeFillTint="19"/>
            <w:vAlign w:val="center"/>
          </w:tcPr>
          <w:p w14:paraId="17B4016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6FA6D95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6EED6B7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2005B541"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16073A1C"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11</w:t>
      </w:r>
      <w:r w:rsidRPr="00BB437A">
        <w:rPr>
          <w:rFonts w:ascii="Times New Roman" w:eastAsia="宋体" w:hAnsi="Times New Roman" w:cs="Times New Roman"/>
          <w:color w:val="000000"/>
          <w:kern w:val="0"/>
          <w:sz w:val="24"/>
          <w:szCs w:val="24"/>
          <w:lang w:bidi="ar"/>
        </w:rPr>
        <w:t>）对话消息表的具体设计如表所示：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3CF578F5" w14:textId="77777777" w:rsidTr="00BB437A">
        <w:tc>
          <w:tcPr>
            <w:tcW w:w="2404" w:type="dxa"/>
            <w:shd w:val="clear" w:color="auto" w:fill="A5A5A5" w:themeFill="accent3"/>
            <w:vAlign w:val="center"/>
          </w:tcPr>
          <w:p w14:paraId="2E4D003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5B0D1E3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214DB3B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3CA7B955" w14:textId="77777777" w:rsidTr="00BB437A">
        <w:tc>
          <w:tcPr>
            <w:tcW w:w="2404" w:type="dxa"/>
            <w:shd w:val="clear" w:color="auto" w:fill="DBDBDB" w:themeFill="accent3" w:themeFillTint="66"/>
            <w:vAlign w:val="center"/>
          </w:tcPr>
          <w:p w14:paraId="302E2F4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76D8ED0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7B09A9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51856E15" w14:textId="77777777" w:rsidTr="00BB437A">
        <w:tc>
          <w:tcPr>
            <w:tcW w:w="2404" w:type="dxa"/>
            <w:shd w:val="clear" w:color="auto" w:fill="F6F6F6" w:themeFill="accent3" w:themeFillTint="19"/>
            <w:vAlign w:val="center"/>
          </w:tcPr>
          <w:p w14:paraId="097DC8B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conversation_id</w:t>
            </w:r>
            <w:proofErr w:type="spellEnd"/>
          </w:p>
        </w:tc>
        <w:tc>
          <w:tcPr>
            <w:tcW w:w="1800" w:type="dxa"/>
            <w:shd w:val="clear" w:color="auto" w:fill="F6F6F6" w:themeFill="accent3" w:themeFillTint="19"/>
            <w:vAlign w:val="center"/>
          </w:tcPr>
          <w:p w14:paraId="398A28B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0447CCB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对话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，关联对话表</w:t>
            </w:r>
          </w:p>
        </w:tc>
      </w:tr>
      <w:tr w:rsidR="003E056B" w:rsidRPr="00BB437A" w14:paraId="0CACA694" w14:textId="77777777" w:rsidTr="00BB437A">
        <w:tc>
          <w:tcPr>
            <w:tcW w:w="2404" w:type="dxa"/>
            <w:shd w:val="clear" w:color="auto" w:fill="DBDBDB" w:themeFill="accent3" w:themeFillTint="66"/>
            <w:vAlign w:val="center"/>
          </w:tcPr>
          <w:p w14:paraId="06DD012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sender_id</w:t>
            </w:r>
            <w:proofErr w:type="spellEnd"/>
          </w:p>
        </w:tc>
        <w:tc>
          <w:tcPr>
            <w:tcW w:w="1800" w:type="dxa"/>
            <w:shd w:val="clear" w:color="auto" w:fill="DBDBDB" w:themeFill="accent3" w:themeFillTint="66"/>
            <w:vAlign w:val="center"/>
          </w:tcPr>
          <w:p w14:paraId="67823A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09FB670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发送者</w:t>
            </w:r>
            <w:r w:rsidRPr="00BB437A">
              <w:rPr>
                <w:rFonts w:ascii="Times New Roman" w:eastAsia="宋体" w:hAnsi="Times New Roman" w:cs="Times New Roman"/>
                <w:color w:val="000000"/>
                <w:kern w:val="0"/>
                <w:sz w:val="24"/>
                <w:szCs w:val="24"/>
                <w:lang w:bidi="ar"/>
              </w:rPr>
              <w:t xml:space="preserve"> ID</w:t>
            </w:r>
          </w:p>
        </w:tc>
      </w:tr>
      <w:tr w:rsidR="003E056B" w:rsidRPr="00BB437A" w14:paraId="4B5DB841" w14:textId="77777777" w:rsidTr="00BB437A">
        <w:tc>
          <w:tcPr>
            <w:tcW w:w="2404" w:type="dxa"/>
            <w:shd w:val="clear" w:color="auto" w:fill="F6F6F6" w:themeFill="accent3" w:themeFillTint="19"/>
            <w:vAlign w:val="center"/>
          </w:tcPr>
          <w:p w14:paraId="567F3B3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sender_type</w:t>
            </w:r>
            <w:proofErr w:type="spellEnd"/>
          </w:p>
        </w:tc>
        <w:tc>
          <w:tcPr>
            <w:tcW w:w="1800" w:type="dxa"/>
            <w:shd w:val="clear" w:color="auto" w:fill="F6F6F6" w:themeFill="accent3" w:themeFillTint="19"/>
            <w:vAlign w:val="center"/>
          </w:tcPr>
          <w:p w14:paraId="6A101A8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6D599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发送者类型：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普通用户，</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管理员，</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系统</w:t>
            </w:r>
          </w:p>
        </w:tc>
      </w:tr>
      <w:tr w:rsidR="003E056B" w:rsidRPr="00BB437A" w14:paraId="28BF4344" w14:textId="77777777" w:rsidTr="00BB437A">
        <w:tc>
          <w:tcPr>
            <w:tcW w:w="2404" w:type="dxa"/>
            <w:shd w:val="clear" w:color="auto" w:fill="F6F6F6" w:themeFill="accent3" w:themeFillTint="19"/>
            <w:vAlign w:val="center"/>
          </w:tcPr>
          <w:p w14:paraId="65726D5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message_type</w:t>
            </w:r>
            <w:proofErr w:type="spellEnd"/>
          </w:p>
        </w:tc>
        <w:tc>
          <w:tcPr>
            <w:tcW w:w="1800" w:type="dxa"/>
            <w:shd w:val="clear" w:color="auto" w:fill="F6F6F6" w:themeFill="accent3" w:themeFillTint="19"/>
            <w:vAlign w:val="center"/>
          </w:tcPr>
          <w:p w14:paraId="71DA0A6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4CF1E0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文本，</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图片，</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语音，</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系统通知</w:t>
            </w:r>
          </w:p>
        </w:tc>
      </w:tr>
      <w:tr w:rsidR="003E056B" w:rsidRPr="00BB437A" w14:paraId="1BA20B72" w14:textId="77777777" w:rsidTr="00BB437A">
        <w:tc>
          <w:tcPr>
            <w:tcW w:w="2404" w:type="dxa"/>
            <w:shd w:val="clear" w:color="auto" w:fill="F6F6F6" w:themeFill="accent3" w:themeFillTint="19"/>
            <w:vAlign w:val="center"/>
          </w:tcPr>
          <w:p w14:paraId="4C8449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0A156BE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72D9767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消息内容</w:t>
            </w:r>
          </w:p>
        </w:tc>
      </w:tr>
      <w:tr w:rsidR="003E056B" w:rsidRPr="00BB437A" w14:paraId="2A689C4F" w14:textId="77777777" w:rsidTr="00BB437A">
        <w:tc>
          <w:tcPr>
            <w:tcW w:w="2404" w:type="dxa"/>
            <w:shd w:val="clear" w:color="auto" w:fill="F6F6F6" w:themeFill="accent3" w:themeFillTint="19"/>
            <w:vAlign w:val="center"/>
          </w:tcPr>
          <w:p w14:paraId="329DDD0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extra_info</w:t>
            </w:r>
            <w:proofErr w:type="spellEnd"/>
          </w:p>
        </w:tc>
        <w:tc>
          <w:tcPr>
            <w:tcW w:w="1800" w:type="dxa"/>
            <w:shd w:val="clear" w:color="auto" w:fill="F6F6F6" w:themeFill="accent3" w:themeFillTint="19"/>
            <w:vAlign w:val="center"/>
          </w:tcPr>
          <w:p w14:paraId="6D34E30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20F6780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扩展信息（如图片</w:t>
            </w:r>
            <w:r w:rsidRPr="00BB437A">
              <w:rPr>
                <w:rFonts w:ascii="Times New Roman" w:eastAsia="宋体" w:hAnsi="Times New Roman" w:cs="Times New Roman"/>
                <w:color w:val="000000"/>
                <w:kern w:val="0"/>
                <w:sz w:val="24"/>
                <w:szCs w:val="24"/>
                <w:lang w:bidi="ar"/>
              </w:rPr>
              <w:t xml:space="preserve"> URL</w:t>
            </w:r>
            <w:r w:rsidRPr="00BB437A">
              <w:rPr>
                <w:rFonts w:ascii="Times New Roman" w:eastAsia="宋体" w:hAnsi="Times New Roman" w:cs="Times New Roman"/>
                <w:color w:val="000000"/>
                <w:kern w:val="0"/>
                <w:sz w:val="24"/>
                <w:szCs w:val="24"/>
                <w:lang w:bidi="ar"/>
              </w:rPr>
              <w:t>、语音时长等）</w:t>
            </w:r>
          </w:p>
        </w:tc>
      </w:tr>
      <w:tr w:rsidR="003E056B" w:rsidRPr="00BB437A" w14:paraId="5D7642CB" w14:textId="77777777" w:rsidTr="00BB437A">
        <w:tc>
          <w:tcPr>
            <w:tcW w:w="2404" w:type="dxa"/>
            <w:shd w:val="clear" w:color="auto" w:fill="F6F6F6" w:themeFill="accent3" w:themeFillTint="19"/>
            <w:vAlign w:val="center"/>
          </w:tcPr>
          <w:p w14:paraId="0A4159C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send_time</w:t>
            </w:r>
            <w:proofErr w:type="spellEnd"/>
          </w:p>
        </w:tc>
        <w:tc>
          <w:tcPr>
            <w:tcW w:w="1800" w:type="dxa"/>
            <w:shd w:val="clear" w:color="auto" w:fill="F6F6F6" w:themeFill="accent3" w:themeFillTint="19"/>
            <w:vAlign w:val="center"/>
          </w:tcPr>
          <w:p w14:paraId="081D90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7140C94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消息发送时间</w:t>
            </w:r>
          </w:p>
        </w:tc>
      </w:tr>
      <w:tr w:rsidR="003E056B" w:rsidRPr="00BB437A" w14:paraId="65E3ACC6" w14:textId="77777777" w:rsidTr="00BB437A">
        <w:tc>
          <w:tcPr>
            <w:tcW w:w="2404" w:type="dxa"/>
            <w:shd w:val="clear" w:color="auto" w:fill="F6F6F6" w:themeFill="accent3" w:themeFillTint="19"/>
            <w:vAlign w:val="center"/>
          </w:tcPr>
          <w:p w14:paraId="1CED40C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is_read</w:t>
            </w:r>
            <w:proofErr w:type="spellEnd"/>
          </w:p>
        </w:tc>
        <w:tc>
          <w:tcPr>
            <w:tcW w:w="1800" w:type="dxa"/>
            <w:shd w:val="clear" w:color="auto" w:fill="F6F6F6" w:themeFill="accent3" w:themeFillTint="19"/>
            <w:vAlign w:val="center"/>
          </w:tcPr>
          <w:p w14:paraId="54DB2D1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775DD5E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是否已读：</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未读，</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已读</w:t>
            </w:r>
          </w:p>
        </w:tc>
      </w:tr>
      <w:tr w:rsidR="003E056B" w:rsidRPr="00BB437A" w14:paraId="72007D7A" w14:textId="77777777" w:rsidTr="00BB437A">
        <w:tc>
          <w:tcPr>
            <w:tcW w:w="2404" w:type="dxa"/>
            <w:shd w:val="clear" w:color="auto" w:fill="F6F6F6" w:themeFill="accent3" w:themeFillTint="19"/>
            <w:vAlign w:val="center"/>
          </w:tcPr>
          <w:p w14:paraId="6A68080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340A29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4E220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17DAAE87"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3B66389A"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12</w:t>
      </w:r>
      <w:r w:rsidRPr="00BB437A">
        <w:rPr>
          <w:rFonts w:ascii="Times New Roman" w:eastAsia="宋体" w:hAnsi="Times New Roman" w:cs="Times New Roman"/>
          <w:color w:val="000000"/>
          <w:kern w:val="0"/>
          <w:sz w:val="24"/>
          <w:szCs w:val="24"/>
          <w:lang w:bidi="ar"/>
        </w:rPr>
        <w:t>）订单表的具体设计如表所示：</w:t>
      </w:r>
    </w:p>
    <w:tbl>
      <w:tblPr>
        <w:tblStyle w:val="af1"/>
        <w:tblW w:w="8536" w:type="dxa"/>
        <w:tblLook w:val="04A0" w:firstRow="1" w:lastRow="0" w:firstColumn="1" w:lastColumn="0" w:noHBand="0" w:noVBand="1"/>
      </w:tblPr>
      <w:tblGrid>
        <w:gridCol w:w="2421"/>
        <w:gridCol w:w="1796"/>
        <w:gridCol w:w="4319"/>
      </w:tblGrid>
      <w:tr w:rsidR="003E056B" w:rsidRPr="00BB437A" w14:paraId="72EB192B" w14:textId="77777777" w:rsidTr="00BB437A">
        <w:tc>
          <w:tcPr>
            <w:tcW w:w="2421" w:type="dxa"/>
            <w:shd w:val="clear" w:color="auto" w:fill="A5A5A5" w:themeFill="accent3"/>
            <w:vAlign w:val="center"/>
          </w:tcPr>
          <w:p w14:paraId="5B963154"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796" w:type="dxa"/>
            <w:shd w:val="clear" w:color="auto" w:fill="A5A5A5" w:themeFill="accent3"/>
            <w:vAlign w:val="center"/>
          </w:tcPr>
          <w:p w14:paraId="2BEF450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19" w:type="dxa"/>
            <w:shd w:val="clear" w:color="auto" w:fill="A5A5A5" w:themeFill="accent3"/>
            <w:vAlign w:val="center"/>
          </w:tcPr>
          <w:p w14:paraId="1536D08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232259AC" w14:textId="77777777" w:rsidTr="00BB437A">
        <w:tc>
          <w:tcPr>
            <w:tcW w:w="2421" w:type="dxa"/>
            <w:shd w:val="clear" w:color="auto" w:fill="DBDBDB" w:themeFill="accent3" w:themeFillTint="66"/>
            <w:vAlign w:val="center"/>
          </w:tcPr>
          <w:p w14:paraId="40317B0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796" w:type="dxa"/>
            <w:shd w:val="clear" w:color="auto" w:fill="DBDBDB" w:themeFill="accent3" w:themeFillTint="66"/>
            <w:vAlign w:val="center"/>
          </w:tcPr>
          <w:p w14:paraId="454AD2C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19" w:type="dxa"/>
            <w:shd w:val="clear" w:color="auto" w:fill="DBDBDB" w:themeFill="accent3" w:themeFillTint="66"/>
            <w:vAlign w:val="center"/>
          </w:tcPr>
          <w:p w14:paraId="6284FE7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08AAACF8" w14:textId="77777777" w:rsidTr="00BB437A">
        <w:tc>
          <w:tcPr>
            <w:tcW w:w="2421" w:type="dxa"/>
            <w:shd w:val="clear" w:color="auto" w:fill="F6F6F6" w:themeFill="accent3" w:themeFillTint="19"/>
            <w:vAlign w:val="center"/>
          </w:tcPr>
          <w:p w14:paraId="77D6D16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order_no</w:t>
            </w:r>
            <w:proofErr w:type="spellEnd"/>
          </w:p>
        </w:tc>
        <w:tc>
          <w:tcPr>
            <w:tcW w:w="1796" w:type="dxa"/>
            <w:shd w:val="clear" w:color="auto" w:fill="F6F6F6" w:themeFill="accent3" w:themeFillTint="19"/>
            <w:vAlign w:val="center"/>
          </w:tcPr>
          <w:p w14:paraId="072D60C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32)</w:t>
            </w:r>
          </w:p>
        </w:tc>
        <w:tc>
          <w:tcPr>
            <w:tcW w:w="4319" w:type="dxa"/>
            <w:shd w:val="clear" w:color="auto" w:fill="F6F6F6" w:themeFill="accent3" w:themeFillTint="19"/>
            <w:vAlign w:val="center"/>
          </w:tcPr>
          <w:p w14:paraId="72E650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订单编号，唯一非空</w:t>
            </w:r>
          </w:p>
        </w:tc>
      </w:tr>
      <w:tr w:rsidR="003E056B" w:rsidRPr="00BB437A" w14:paraId="55713F5C" w14:textId="77777777" w:rsidTr="00BB437A">
        <w:tc>
          <w:tcPr>
            <w:tcW w:w="2421" w:type="dxa"/>
            <w:shd w:val="clear" w:color="auto" w:fill="DBDBDB" w:themeFill="accent3" w:themeFillTint="66"/>
            <w:vAlign w:val="center"/>
          </w:tcPr>
          <w:p w14:paraId="16BA6C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796" w:type="dxa"/>
            <w:shd w:val="clear" w:color="auto" w:fill="DBDBDB" w:themeFill="accent3" w:themeFillTint="66"/>
            <w:vAlign w:val="center"/>
          </w:tcPr>
          <w:p w14:paraId="08EAE69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19" w:type="dxa"/>
            <w:shd w:val="clear" w:color="auto" w:fill="DBDBDB" w:themeFill="accent3" w:themeFillTint="66"/>
            <w:vAlign w:val="center"/>
          </w:tcPr>
          <w:p w14:paraId="369D8E8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，关联用户表，非空</w:t>
            </w:r>
          </w:p>
        </w:tc>
      </w:tr>
      <w:tr w:rsidR="003E056B" w:rsidRPr="00BB437A" w14:paraId="7390406F" w14:textId="77777777" w:rsidTr="00BB437A">
        <w:tc>
          <w:tcPr>
            <w:tcW w:w="2421" w:type="dxa"/>
            <w:shd w:val="clear" w:color="auto" w:fill="F6F6F6" w:themeFill="accent3" w:themeFillTint="19"/>
            <w:vAlign w:val="center"/>
          </w:tcPr>
          <w:p w14:paraId="74988B5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order_type</w:t>
            </w:r>
            <w:proofErr w:type="spellEnd"/>
          </w:p>
        </w:tc>
        <w:tc>
          <w:tcPr>
            <w:tcW w:w="1796" w:type="dxa"/>
            <w:shd w:val="clear" w:color="auto" w:fill="F6F6F6" w:themeFill="accent3" w:themeFillTint="19"/>
            <w:vAlign w:val="center"/>
          </w:tcPr>
          <w:p w14:paraId="1B27013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19" w:type="dxa"/>
            <w:shd w:val="clear" w:color="auto" w:fill="F6F6F6" w:themeFill="accent3" w:themeFillTint="19"/>
            <w:vAlign w:val="center"/>
          </w:tcPr>
          <w:p w14:paraId="42668F3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公桩充电，</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私桩充电，</w:t>
            </w:r>
            <w:r w:rsidRPr="00BB437A">
              <w:rPr>
                <w:rFonts w:ascii="Times New Roman" w:eastAsia="宋体" w:hAnsi="Times New Roman" w:cs="Times New Roman"/>
                <w:color w:val="000000"/>
                <w:kern w:val="0"/>
                <w:sz w:val="24"/>
                <w:szCs w:val="24"/>
                <w:lang w:bidi="ar"/>
              </w:rPr>
              <w:t xml:space="preserve">2V2V </w:t>
            </w:r>
            <w:r w:rsidRPr="00BB437A">
              <w:rPr>
                <w:rFonts w:ascii="Times New Roman" w:eastAsia="宋体" w:hAnsi="Times New Roman" w:cs="Times New Roman"/>
                <w:color w:val="000000"/>
                <w:kern w:val="0"/>
                <w:sz w:val="24"/>
                <w:szCs w:val="24"/>
                <w:lang w:bidi="ar"/>
              </w:rPr>
              <w:t>充电</w:t>
            </w:r>
          </w:p>
        </w:tc>
      </w:tr>
      <w:tr w:rsidR="003E056B" w:rsidRPr="00BB437A" w14:paraId="479ECA3D" w14:textId="77777777" w:rsidTr="00BB437A">
        <w:tc>
          <w:tcPr>
            <w:tcW w:w="2421" w:type="dxa"/>
            <w:shd w:val="clear" w:color="auto" w:fill="F6F6F6" w:themeFill="accent3" w:themeFillTint="19"/>
            <w:vAlign w:val="center"/>
          </w:tcPr>
          <w:p w14:paraId="0004E94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charging_station_id</w:t>
            </w:r>
            <w:proofErr w:type="spellEnd"/>
          </w:p>
        </w:tc>
        <w:tc>
          <w:tcPr>
            <w:tcW w:w="1796" w:type="dxa"/>
            <w:shd w:val="clear" w:color="auto" w:fill="F6F6F6" w:themeFill="accent3" w:themeFillTint="19"/>
            <w:vAlign w:val="center"/>
          </w:tcPr>
          <w:p w14:paraId="5775DB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19" w:type="dxa"/>
            <w:shd w:val="clear" w:color="auto" w:fill="F6F6F6" w:themeFill="accent3" w:themeFillTint="19"/>
            <w:vAlign w:val="center"/>
          </w:tcPr>
          <w:p w14:paraId="5F652D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充电桩</w:t>
            </w:r>
            <w:r w:rsidRPr="00BB437A">
              <w:rPr>
                <w:rFonts w:ascii="Times New Roman" w:eastAsia="宋体" w:hAnsi="Times New Roman" w:cs="Times New Roman"/>
                <w:color w:val="000000"/>
                <w:kern w:val="0"/>
                <w:sz w:val="24"/>
                <w:szCs w:val="24"/>
                <w:lang w:bidi="ar"/>
              </w:rPr>
              <w:t xml:space="preserve"> ID</w:t>
            </w:r>
          </w:p>
        </w:tc>
      </w:tr>
      <w:tr w:rsidR="003E056B" w:rsidRPr="00BB437A" w14:paraId="679199FA" w14:textId="77777777" w:rsidTr="00BB437A">
        <w:tc>
          <w:tcPr>
            <w:tcW w:w="2421" w:type="dxa"/>
            <w:shd w:val="clear" w:color="auto" w:fill="F6F6F6" w:themeFill="accent3" w:themeFillTint="19"/>
            <w:vAlign w:val="center"/>
          </w:tcPr>
          <w:p w14:paraId="31C15F6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charging_station_type</w:t>
            </w:r>
            <w:proofErr w:type="spellEnd"/>
          </w:p>
        </w:tc>
        <w:tc>
          <w:tcPr>
            <w:tcW w:w="1796" w:type="dxa"/>
            <w:shd w:val="clear" w:color="auto" w:fill="F6F6F6" w:themeFill="accent3" w:themeFillTint="19"/>
            <w:vAlign w:val="center"/>
          </w:tcPr>
          <w:p w14:paraId="6275B2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19" w:type="dxa"/>
            <w:shd w:val="clear" w:color="auto" w:fill="F6F6F6" w:themeFill="accent3" w:themeFillTint="19"/>
            <w:vAlign w:val="center"/>
          </w:tcPr>
          <w:p w14:paraId="58559DB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充电桩类型：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公桩，</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私桩</w:t>
            </w:r>
          </w:p>
        </w:tc>
      </w:tr>
      <w:tr w:rsidR="003E056B" w:rsidRPr="00BB437A" w14:paraId="42EFA619" w14:textId="77777777" w:rsidTr="00BB437A">
        <w:tc>
          <w:tcPr>
            <w:tcW w:w="2421" w:type="dxa"/>
            <w:shd w:val="clear" w:color="auto" w:fill="F6F6F6" w:themeFill="accent3" w:themeFillTint="19"/>
            <w:vAlign w:val="center"/>
          </w:tcPr>
          <w:p w14:paraId="57CCF3B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v2v_call_id</w:t>
            </w:r>
          </w:p>
        </w:tc>
        <w:tc>
          <w:tcPr>
            <w:tcW w:w="1796" w:type="dxa"/>
            <w:shd w:val="clear" w:color="auto" w:fill="F6F6F6" w:themeFill="accent3" w:themeFillTint="19"/>
            <w:vAlign w:val="center"/>
          </w:tcPr>
          <w:p w14:paraId="6CAFBD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19" w:type="dxa"/>
            <w:shd w:val="clear" w:color="auto" w:fill="F6F6F6" w:themeFill="accent3" w:themeFillTint="19"/>
            <w:vAlign w:val="center"/>
          </w:tcPr>
          <w:p w14:paraId="2D0F670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V2V </w:t>
            </w:r>
            <w:r w:rsidRPr="00BB437A">
              <w:rPr>
                <w:rFonts w:ascii="Times New Roman" w:eastAsia="宋体" w:hAnsi="Times New Roman" w:cs="Times New Roman"/>
                <w:color w:val="000000"/>
                <w:kern w:val="0"/>
                <w:sz w:val="24"/>
                <w:szCs w:val="24"/>
                <w:lang w:bidi="ar"/>
              </w:rPr>
              <w:t>呼叫</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w:t>
            </w:r>
            <w:r w:rsidRPr="00BB437A">
              <w:rPr>
                <w:rFonts w:ascii="Times New Roman" w:eastAsia="宋体" w:hAnsi="Times New Roman" w:cs="Times New Roman"/>
                <w:color w:val="000000"/>
                <w:kern w:val="0"/>
                <w:sz w:val="24"/>
                <w:szCs w:val="24"/>
                <w:lang w:bidi="ar"/>
              </w:rPr>
              <w:t xml:space="preserve"> V2V </w:t>
            </w:r>
            <w:r w:rsidRPr="00BB437A">
              <w:rPr>
                <w:rFonts w:ascii="Times New Roman" w:eastAsia="宋体" w:hAnsi="Times New Roman" w:cs="Times New Roman"/>
                <w:color w:val="000000"/>
                <w:kern w:val="0"/>
                <w:sz w:val="24"/>
                <w:szCs w:val="24"/>
                <w:lang w:bidi="ar"/>
              </w:rPr>
              <w:t>呼叫表</w:t>
            </w:r>
          </w:p>
        </w:tc>
      </w:tr>
      <w:tr w:rsidR="003E056B" w:rsidRPr="00BB437A" w14:paraId="5444E00D" w14:textId="77777777" w:rsidTr="00BB437A">
        <w:tc>
          <w:tcPr>
            <w:tcW w:w="2421" w:type="dxa"/>
            <w:shd w:val="clear" w:color="auto" w:fill="F6F6F6" w:themeFill="accent3" w:themeFillTint="19"/>
            <w:vAlign w:val="center"/>
          </w:tcPr>
          <w:p w14:paraId="7EC3D5E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start_time</w:t>
            </w:r>
            <w:proofErr w:type="spellEnd"/>
          </w:p>
        </w:tc>
        <w:tc>
          <w:tcPr>
            <w:tcW w:w="1796" w:type="dxa"/>
            <w:shd w:val="clear" w:color="auto" w:fill="F6F6F6" w:themeFill="accent3" w:themeFillTint="19"/>
            <w:vAlign w:val="center"/>
          </w:tcPr>
          <w:p w14:paraId="39F23AC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19" w:type="dxa"/>
            <w:shd w:val="clear" w:color="auto" w:fill="F6F6F6" w:themeFill="accent3" w:themeFillTint="19"/>
            <w:vAlign w:val="center"/>
          </w:tcPr>
          <w:p w14:paraId="1CC533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充电开始时间</w:t>
            </w:r>
          </w:p>
        </w:tc>
      </w:tr>
      <w:tr w:rsidR="003E056B" w:rsidRPr="00BB437A" w14:paraId="2FC4E021" w14:textId="77777777" w:rsidTr="00BB437A">
        <w:tc>
          <w:tcPr>
            <w:tcW w:w="2421" w:type="dxa"/>
            <w:shd w:val="clear" w:color="auto" w:fill="F6F6F6" w:themeFill="accent3" w:themeFillTint="19"/>
            <w:vAlign w:val="center"/>
          </w:tcPr>
          <w:p w14:paraId="71543A7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end_time</w:t>
            </w:r>
            <w:proofErr w:type="spellEnd"/>
          </w:p>
        </w:tc>
        <w:tc>
          <w:tcPr>
            <w:tcW w:w="1796" w:type="dxa"/>
            <w:shd w:val="clear" w:color="auto" w:fill="F6F6F6" w:themeFill="accent3" w:themeFillTint="19"/>
            <w:vAlign w:val="center"/>
          </w:tcPr>
          <w:p w14:paraId="475509E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19" w:type="dxa"/>
            <w:shd w:val="clear" w:color="auto" w:fill="F6F6F6" w:themeFill="accent3" w:themeFillTint="19"/>
            <w:vAlign w:val="center"/>
          </w:tcPr>
          <w:p w14:paraId="246AC99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充电结束时间</w:t>
            </w:r>
          </w:p>
        </w:tc>
      </w:tr>
      <w:tr w:rsidR="003E056B" w:rsidRPr="00BB437A" w14:paraId="00FBE8EB" w14:textId="77777777" w:rsidTr="00BB437A">
        <w:tc>
          <w:tcPr>
            <w:tcW w:w="2421" w:type="dxa"/>
            <w:shd w:val="clear" w:color="auto" w:fill="F6F6F6" w:themeFill="accent3" w:themeFillTint="19"/>
            <w:vAlign w:val="center"/>
          </w:tcPr>
          <w:p w14:paraId="2ED71AE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duration</w:t>
            </w:r>
          </w:p>
        </w:tc>
        <w:tc>
          <w:tcPr>
            <w:tcW w:w="1796" w:type="dxa"/>
            <w:shd w:val="clear" w:color="auto" w:fill="F6F6F6" w:themeFill="accent3" w:themeFillTint="19"/>
            <w:vAlign w:val="center"/>
          </w:tcPr>
          <w:p w14:paraId="0D2F92E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19" w:type="dxa"/>
            <w:shd w:val="clear" w:color="auto" w:fill="F6F6F6" w:themeFill="accent3" w:themeFillTint="19"/>
            <w:vAlign w:val="center"/>
          </w:tcPr>
          <w:p w14:paraId="7523FF0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充电时长，单位：分钟</w:t>
            </w:r>
          </w:p>
        </w:tc>
      </w:tr>
      <w:tr w:rsidR="003E056B" w:rsidRPr="00BB437A" w14:paraId="3A96F5F2" w14:textId="77777777" w:rsidTr="00BB437A">
        <w:tc>
          <w:tcPr>
            <w:tcW w:w="2421" w:type="dxa"/>
            <w:shd w:val="clear" w:color="auto" w:fill="F6F6F6" w:themeFill="accent3" w:themeFillTint="19"/>
            <w:vAlign w:val="center"/>
          </w:tcPr>
          <w:p w14:paraId="5B2341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electricity</w:t>
            </w:r>
          </w:p>
        </w:tc>
        <w:tc>
          <w:tcPr>
            <w:tcW w:w="1796" w:type="dxa"/>
            <w:shd w:val="clear" w:color="auto" w:fill="F6F6F6" w:themeFill="accent3" w:themeFillTint="19"/>
            <w:vAlign w:val="center"/>
          </w:tcPr>
          <w:p w14:paraId="7295E72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7BD1CC4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充电电量，单位：度</w:t>
            </w:r>
          </w:p>
        </w:tc>
      </w:tr>
      <w:tr w:rsidR="003E056B" w:rsidRPr="00BB437A" w14:paraId="2BB0B0C4" w14:textId="77777777" w:rsidTr="00BB437A">
        <w:tc>
          <w:tcPr>
            <w:tcW w:w="2421" w:type="dxa"/>
            <w:shd w:val="clear" w:color="auto" w:fill="F6F6F6" w:themeFill="accent3" w:themeFillTint="19"/>
            <w:vAlign w:val="center"/>
          </w:tcPr>
          <w:p w14:paraId="4C660E4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unit_price</w:t>
            </w:r>
            <w:proofErr w:type="spellEnd"/>
          </w:p>
        </w:tc>
        <w:tc>
          <w:tcPr>
            <w:tcW w:w="1796" w:type="dxa"/>
            <w:shd w:val="clear" w:color="auto" w:fill="F6F6F6" w:themeFill="accent3" w:themeFillTint="19"/>
            <w:vAlign w:val="center"/>
          </w:tcPr>
          <w:p w14:paraId="023E403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29332F7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充电单价，单位：元</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度</w:t>
            </w:r>
          </w:p>
        </w:tc>
      </w:tr>
      <w:tr w:rsidR="003E056B" w:rsidRPr="00BB437A" w14:paraId="5E59D567" w14:textId="77777777" w:rsidTr="00BB437A">
        <w:tc>
          <w:tcPr>
            <w:tcW w:w="2421" w:type="dxa"/>
            <w:shd w:val="clear" w:color="auto" w:fill="F6F6F6" w:themeFill="accent3" w:themeFillTint="19"/>
            <w:vAlign w:val="center"/>
          </w:tcPr>
          <w:p w14:paraId="347A13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electricity_fee</w:t>
            </w:r>
            <w:proofErr w:type="spellEnd"/>
          </w:p>
        </w:tc>
        <w:tc>
          <w:tcPr>
            <w:tcW w:w="1796" w:type="dxa"/>
            <w:shd w:val="clear" w:color="auto" w:fill="F6F6F6" w:themeFill="accent3" w:themeFillTint="19"/>
            <w:vAlign w:val="center"/>
          </w:tcPr>
          <w:p w14:paraId="4A3B228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59A9B38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充电电费</w:t>
            </w:r>
          </w:p>
        </w:tc>
      </w:tr>
      <w:tr w:rsidR="003E056B" w:rsidRPr="00BB437A" w14:paraId="3A2F05D7" w14:textId="77777777" w:rsidTr="00BB437A">
        <w:tc>
          <w:tcPr>
            <w:tcW w:w="2421" w:type="dxa"/>
            <w:shd w:val="clear" w:color="auto" w:fill="F6F6F6" w:themeFill="accent3" w:themeFillTint="19"/>
            <w:vAlign w:val="center"/>
          </w:tcPr>
          <w:p w14:paraId="375CBE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service_fee</w:t>
            </w:r>
            <w:proofErr w:type="spellEnd"/>
          </w:p>
        </w:tc>
        <w:tc>
          <w:tcPr>
            <w:tcW w:w="1796" w:type="dxa"/>
            <w:shd w:val="clear" w:color="auto" w:fill="F6F6F6" w:themeFill="accent3" w:themeFillTint="19"/>
            <w:vAlign w:val="center"/>
          </w:tcPr>
          <w:p w14:paraId="7C0774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45110D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服务费</w:t>
            </w:r>
          </w:p>
        </w:tc>
      </w:tr>
      <w:tr w:rsidR="003E056B" w:rsidRPr="00BB437A" w14:paraId="25AC90FC" w14:textId="77777777" w:rsidTr="00BB437A">
        <w:tc>
          <w:tcPr>
            <w:tcW w:w="2421" w:type="dxa"/>
            <w:shd w:val="clear" w:color="auto" w:fill="F6F6F6" w:themeFill="accent3" w:themeFillTint="19"/>
            <w:vAlign w:val="center"/>
          </w:tcPr>
          <w:p w14:paraId="38FFD99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discount_amount</w:t>
            </w:r>
            <w:proofErr w:type="spellEnd"/>
          </w:p>
        </w:tc>
        <w:tc>
          <w:tcPr>
            <w:tcW w:w="1796" w:type="dxa"/>
            <w:shd w:val="clear" w:color="auto" w:fill="F6F6F6" w:themeFill="accent3" w:themeFillTint="19"/>
            <w:vAlign w:val="center"/>
          </w:tcPr>
          <w:p w14:paraId="4A4ADF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3576B28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优惠金额，默认</w:t>
            </w:r>
            <w:r w:rsidRPr="00BB437A">
              <w:rPr>
                <w:rFonts w:ascii="Times New Roman" w:eastAsia="宋体" w:hAnsi="Times New Roman" w:cs="Times New Roman"/>
                <w:color w:val="000000"/>
                <w:kern w:val="0"/>
                <w:sz w:val="24"/>
                <w:szCs w:val="24"/>
                <w:lang w:bidi="ar"/>
              </w:rPr>
              <w:t xml:space="preserve"> 0 </w:t>
            </w:r>
            <w:r w:rsidRPr="00BB437A">
              <w:rPr>
                <w:rFonts w:ascii="Times New Roman" w:eastAsia="宋体" w:hAnsi="Times New Roman" w:cs="Times New Roman"/>
                <w:color w:val="000000"/>
                <w:kern w:val="0"/>
                <w:sz w:val="24"/>
                <w:szCs w:val="24"/>
                <w:lang w:bidi="ar"/>
              </w:rPr>
              <w:t>元</w:t>
            </w:r>
          </w:p>
        </w:tc>
      </w:tr>
      <w:tr w:rsidR="003E056B" w:rsidRPr="00BB437A" w14:paraId="124F09DF" w14:textId="77777777" w:rsidTr="00BB437A">
        <w:tc>
          <w:tcPr>
            <w:tcW w:w="2421" w:type="dxa"/>
            <w:shd w:val="clear" w:color="auto" w:fill="F6F6F6" w:themeFill="accent3" w:themeFillTint="19"/>
            <w:vAlign w:val="center"/>
          </w:tcPr>
          <w:p w14:paraId="6842CB2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total_amount</w:t>
            </w:r>
            <w:proofErr w:type="spellEnd"/>
          </w:p>
        </w:tc>
        <w:tc>
          <w:tcPr>
            <w:tcW w:w="1796" w:type="dxa"/>
            <w:shd w:val="clear" w:color="auto" w:fill="F6F6F6" w:themeFill="accent3" w:themeFillTint="19"/>
            <w:vAlign w:val="center"/>
          </w:tcPr>
          <w:p w14:paraId="65781B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4BCCFE9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订单总金额，非空</w:t>
            </w:r>
          </w:p>
        </w:tc>
      </w:tr>
      <w:tr w:rsidR="003E056B" w:rsidRPr="00BB437A" w14:paraId="1C36618B" w14:textId="77777777" w:rsidTr="00BB437A">
        <w:tc>
          <w:tcPr>
            <w:tcW w:w="2421" w:type="dxa"/>
            <w:shd w:val="clear" w:color="auto" w:fill="F6F6F6" w:themeFill="accent3" w:themeFillTint="19"/>
            <w:vAlign w:val="center"/>
          </w:tcPr>
          <w:p w14:paraId="7D3A79E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actual_amount</w:t>
            </w:r>
            <w:proofErr w:type="spellEnd"/>
          </w:p>
        </w:tc>
        <w:tc>
          <w:tcPr>
            <w:tcW w:w="1796" w:type="dxa"/>
            <w:shd w:val="clear" w:color="auto" w:fill="F6F6F6" w:themeFill="accent3" w:themeFillTint="19"/>
            <w:vAlign w:val="center"/>
          </w:tcPr>
          <w:p w14:paraId="4762FD6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19" w:type="dxa"/>
            <w:shd w:val="clear" w:color="auto" w:fill="F6F6F6" w:themeFill="accent3" w:themeFillTint="19"/>
            <w:vAlign w:val="center"/>
          </w:tcPr>
          <w:p w14:paraId="3BA0A06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实际支付金额，非空</w:t>
            </w:r>
          </w:p>
        </w:tc>
      </w:tr>
      <w:tr w:rsidR="003E056B" w:rsidRPr="00BB437A" w14:paraId="5BA8E450" w14:textId="77777777" w:rsidTr="00BB437A">
        <w:tc>
          <w:tcPr>
            <w:tcW w:w="2421" w:type="dxa"/>
            <w:shd w:val="clear" w:color="auto" w:fill="F6F6F6" w:themeFill="accent3" w:themeFillTint="19"/>
            <w:vAlign w:val="center"/>
          </w:tcPr>
          <w:p w14:paraId="6D48C7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796" w:type="dxa"/>
            <w:shd w:val="clear" w:color="auto" w:fill="F6F6F6" w:themeFill="accent3" w:themeFillTint="19"/>
            <w:vAlign w:val="center"/>
          </w:tcPr>
          <w:p w14:paraId="1C2C50F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19" w:type="dxa"/>
            <w:shd w:val="clear" w:color="auto" w:fill="F6F6F6" w:themeFill="accent3" w:themeFillTint="19"/>
            <w:vAlign w:val="center"/>
          </w:tcPr>
          <w:p w14:paraId="6B2A952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待支付，</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充电中，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充电完成待支付，</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已完成，</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已取消，</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已退款</w:t>
            </w:r>
          </w:p>
        </w:tc>
      </w:tr>
      <w:tr w:rsidR="003E056B" w:rsidRPr="00BB437A" w14:paraId="750F17CA" w14:textId="77777777" w:rsidTr="00BB437A">
        <w:tc>
          <w:tcPr>
            <w:tcW w:w="2421" w:type="dxa"/>
            <w:shd w:val="clear" w:color="auto" w:fill="F6F6F6" w:themeFill="accent3" w:themeFillTint="19"/>
            <w:vAlign w:val="center"/>
          </w:tcPr>
          <w:p w14:paraId="794BC7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sz w:val="24"/>
                <w:szCs w:val="24"/>
              </w:rPr>
              <w:t>pay_time</w:t>
            </w:r>
            <w:proofErr w:type="spellEnd"/>
          </w:p>
        </w:tc>
        <w:tc>
          <w:tcPr>
            <w:tcW w:w="1796" w:type="dxa"/>
            <w:shd w:val="clear" w:color="auto" w:fill="F6F6F6" w:themeFill="accent3" w:themeFillTint="19"/>
            <w:vAlign w:val="center"/>
          </w:tcPr>
          <w:p w14:paraId="6B37FFE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19" w:type="dxa"/>
            <w:shd w:val="clear" w:color="auto" w:fill="F6F6F6" w:themeFill="accent3" w:themeFillTint="19"/>
            <w:vAlign w:val="center"/>
          </w:tcPr>
          <w:p w14:paraId="5E621D6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支付时间</w:t>
            </w:r>
          </w:p>
        </w:tc>
      </w:tr>
      <w:tr w:rsidR="003E056B" w:rsidRPr="00BB437A" w14:paraId="24E00ECB" w14:textId="77777777" w:rsidTr="00BB437A">
        <w:tc>
          <w:tcPr>
            <w:tcW w:w="2421" w:type="dxa"/>
            <w:shd w:val="clear" w:color="auto" w:fill="F6F6F6" w:themeFill="accent3" w:themeFillTint="19"/>
            <w:vAlign w:val="center"/>
          </w:tcPr>
          <w:p w14:paraId="5F1087A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pay_method</w:t>
            </w:r>
            <w:proofErr w:type="spellEnd"/>
          </w:p>
        </w:tc>
        <w:tc>
          <w:tcPr>
            <w:tcW w:w="1796" w:type="dxa"/>
            <w:shd w:val="clear" w:color="auto" w:fill="F6F6F6" w:themeFill="accent3" w:themeFillTint="19"/>
            <w:vAlign w:val="center"/>
          </w:tcPr>
          <w:p w14:paraId="1830376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19" w:type="dxa"/>
            <w:shd w:val="clear" w:color="auto" w:fill="F6F6F6" w:themeFill="accent3" w:themeFillTint="19"/>
            <w:vAlign w:val="center"/>
          </w:tcPr>
          <w:p w14:paraId="0CC962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支付方式：</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微信，</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支付宝，</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余额，</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积分抵扣</w:t>
            </w:r>
          </w:p>
        </w:tc>
      </w:tr>
      <w:tr w:rsidR="003E056B" w:rsidRPr="00BB437A" w14:paraId="6BA134A0" w14:textId="77777777" w:rsidTr="00BB437A">
        <w:tc>
          <w:tcPr>
            <w:tcW w:w="2421" w:type="dxa"/>
            <w:shd w:val="clear" w:color="auto" w:fill="F6F6F6" w:themeFill="accent3" w:themeFillTint="19"/>
            <w:vAlign w:val="center"/>
          </w:tcPr>
          <w:p w14:paraId="42A43DB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remark</w:t>
            </w:r>
          </w:p>
        </w:tc>
        <w:tc>
          <w:tcPr>
            <w:tcW w:w="1796" w:type="dxa"/>
            <w:shd w:val="clear" w:color="auto" w:fill="F6F6F6" w:themeFill="accent3" w:themeFillTint="19"/>
            <w:vAlign w:val="center"/>
          </w:tcPr>
          <w:p w14:paraId="31DF6EC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19" w:type="dxa"/>
            <w:shd w:val="clear" w:color="auto" w:fill="F6F6F6" w:themeFill="accent3" w:themeFillTint="19"/>
            <w:vAlign w:val="center"/>
          </w:tcPr>
          <w:p w14:paraId="63A9294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订单备注</w:t>
            </w:r>
          </w:p>
        </w:tc>
      </w:tr>
      <w:tr w:rsidR="003E056B" w:rsidRPr="00BB437A" w14:paraId="5D407664" w14:textId="77777777" w:rsidTr="00BB437A">
        <w:tc>
          <w:tcPr>
            <w:tcW w:w="2421" w:type="dxa"/>
            <w:shd w:val="clear" w:color="auto" w:fill="F6F6F6" w:themeFill="accent3" w:themeFillTint="19"/>
            <w:vAlign w:val="center"/>
          </w:tcPr>
          <w:p w14:paraId="226CC1E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796" w:type="dxa"/>
            <w:shd w:val="clear" w:color="auto" w:fill="F6F6F6" w:themeFill="accent3" w:themeFillTint="19"/>
            <w:vAlign w:val="center"/>
          </w:tcPr>
          <w:p w14:paraId="41589F3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19" w:type="dxa"/>
            <w:shd w:val="clear" w:color="auto" w:fill="F6F6F6" w:themeFill="accent3" w:themeFillTint="19"/>
            <w:vAlign w:val="center"/>
          </w:tcPr>
          <w:p w14:paraId="7FE05C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r w:rsidR="003E056B" w:rsidRPr="00BB437A" w14:paraId="4691A4B8" w14:textId="77777777" w:rsidTr="00BB437A">
        <w:tc>
          <w:tcPr>
            <w:tcW w:w="2421" w:type="dxa"/>
            <w:shd w:val="clear" w:color="auto" w:fill="F6F6F6" w:themeFill="accent3" w:themeFillTint="19"/>
            <w:vAlign w:val="center"/>
          </w:tcPr>
          <w:p w14:paraId="0D0AC48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796" w:type="dxa"/>
            <w:shd w:val="clear" w:color="auto" w:fill="F6F6F6" w:themeFill="accent3" w:themeFillTint="19"/>
            <w:vAlign w:val="center"/>
          </w:tcPr>
          <w:p w14:paraId="71214B1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19" w:type="dxa"/>
            <w:shd w:val="clear" w:color="auto" w:fill="F6F6F6" w:themeFill="accent3" w:themeFillTint="19"/>
            <w:vAlign w:val="center"/>
          </w:tcPr>
          <w:p w14:paraId="254AED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更新时间，更新自动刷新</w:t>
            </w:r>
          </w:p>
        </w:tc>
      </w:tr>
      <w:tr w:rsidR="003E056B" w:rsidRPr="00BB437A" w14:paraId="23E4528A" w14:textId="77777777" w:rsidTr="00BB437A">
        <w:tc>
          <w:tcPr>
            <w:tcW w:w="2421" w:type="dxa"/>
            <w:shd w:val="clear" w:color="auto" w:fill="F6F6F6" w:themeFill="accent3" w:themeFillTint="19"/>
            <w:vAlign w:val="center"/>
          </w:tcPr>
          <w:p w14:paraId="5C68F91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796" w:type="dxa"/>
            <w:shd w:val="clear" w:color="auto" w:fill="F6F6F6" w:themeFill="accent3" w:themeFillTint="19"/>
            <w:vAlign w:val="center"/>
          </w:tcPr>
          <w:p w14:paraId="4229B84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19" w:type="dxa"/>
            <w:shd w:val="clear" w:color="auto" w:fill="F6F6F6" w:themeFill="accent3" w:themeFillTint="19"/>
            <w:vAlign w:val="center"/>
          </w:tcPr>
          <w:p w14:paraId="5590825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093F4E4E"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5CABB577"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13</w:t>
      </w:r>
      <w:r w:rsidRPr="00BB437A">
        <w:rPr>
          <w:rFonts w:ascii="Times New Roman" w:eastAsia="宋体" w:hAnsi="Times New Roman" w:cs="Times New Roman"/>
          <w:color w:val="000000"/>
          <w:kern w:val="0"/>
          <w:sz w:val="24"/>
          <w:szCs w:val="24"/>
          <w:lang w:bidi="ar"/>
        </w:rPr>
        <w:t>）系统日志表的具体设计如表所示：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01D8E61D" w14:textId="77777777" w:rsidTr="00BB437A">
        <w:tc>
          <w:tcPr>
            <w:tcW w:w="2404" w:type="dxa"/>
            <w:shd w:val="clear" w:color="auto" w:fill="A5A5A5" w:themeFill="accent3"/>
            <w:vAlign w:val="center"/>
          </w:tcPr>
          <w:p w14:paraId="425D79BC"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17140388"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75D830E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65D7B855" w14:textId="77777777" w:rsidTr="00BB437A">
        <w:tc>
          <w:tcPr>
            <w:tcW w:w="2404" w:type="dxa"/>
            <w:shd w:val="clear" w:color="auto" w:fill="DBDBDB" w:themeFill="accent3" w:themeFillTint="66"/>
            <w:vAlign w:val="center"/>
          </w:tcPr>
          <w:p w14:paraId="790092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25F0847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DBDBDB" w:themeFill="accent3" w:themeFillTint="66"/>
            <w:vAlign w:val="center"/>
          </w:tcPr>
          <w:p w14:paraId="1716EE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日志</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798EA1FC" w14:textId="77777777" w:rsidTr="00BB437A">
        <w:tc>
          <w:tcPr>
            <w:tcW w:w="2404" w:type="dxa"/>
            <w:shd w:val="clear" w:color="auto" w:fill="F6F6F6" w:themeFill="accent3" w:themeFillTint="19"/>
            <w:vAlign w:val="center"/>
          </w:tcPr>
          <w:p w14:paraId="1FC779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4287882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647F0F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65723F57" w14:textId="77777777" w:rsidTr="00BB437A">
        <w:tc>
          <w:tcPr>
            <w:tcW w:w="2404" w:type="dxa"/>
            <w:shd w:val="clear" w:color="auto" w:fill="DBDBDB" w:themeFill="accent3" w:themeFillTint="66"/>
            <w:vAlign w:val="center"/>
          </w:tcPr>
          <w:p w14:paraId="6FE9315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admin_id</w:t>
            </w:r>
            <w:proofErr w:type="spellEnd"/>
          </w:p>
        </w:tc>
        <w:tc>
          <w:tcPr>
            <w:tcW w:w="1800" w:type="dxa"/>
            <w:shd w:val="clear" w:color="auto" w:fill="DBDBDB" w:themeFill="accent3" w:themeFillTint="66"/>
            <w:vAlign w:val="center"/>
          </w:tcPr>
          <w:p w14:paraId="6015B22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DBDBDB" w:themeFill="accent3" w:themeFillTint="66"/>
            <w:vAlign w:val="center"/>
          </w:tcPr>
          <w:p w14:paraId="3B5FCE1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操作管理员</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，关联管理员表</w:t>
            </w:r>
          </w:p>
        </w:tc>
      </w:tr>
      <w:tr w:rsidR="003E056B" w:rsidRPr="00BB437A" w14:paraId="7FF159CC" w14:textId="77777777" w:rsidTr="00BB437A">
        <w:tc>
          <w:tcPr>
            <w:tcW w:w="2404" w:type="dxa"/>
            <w:shd w:val="clear" w:color="auto" w:fill="F6F6F6" w:themeFill="accent3" w:themeFillTint="19"/>
            <w:vAlign w:val="center"/>
          </w:tcPr>
          <w:p w14:paraId="6AF4D78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module</w:t>
            </w:r>
          </w:p>
        </w:tc>
        <w:tc>
          <w:tcPr>
            <w:tcW w:w="1800" w:type="dxa"/>
            <w:shd w:val="clear" w:color="auto" w:fill="F6F6F6" w:themeFill="accent3" w:themeFillTint="19"/>
            <w:vAlign w:val="center"/>
          </w:tcPr>
          <w:p w14:paraId="4DFD37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064AD59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操作模块，非空</w:t>
            </w:r>
          </w:p>
        </w:tc>
      </w:tr>
      <w:tr w:rsidR="003E056B" w:rsidRPr="00BB437A" w14:paraId="7D4A94ED" w14:textId="77777777" w:rsidTr="00BB437A">
        <w:tc>
          <w:tcPr>
            <w:tcW w:w="2404" w:type="dxa"/>
            <w:shd w:val="clear" w:color="auto" w:fill="F6F6F6" w:themeFill="accent3" w:themeFillTint="19"/>
            <w:vAlign w:val="center"/>
          </w:tcPr>
          <w:p w14:paraId="690ED3A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action</w:t>
            </w:r>
          </w:p>
        </w:tc>
        <w:tc>
          <w:tcPr>
            <w:tcW w:w="1800" w:type="dxa"/>
            <w:shd w:val="clear" w:color="auto" w:fill="F6F6F6" w:themeFill="accent3" w:themeFillTint="19"/>
            <w:vAlign w:val="center"/>
          </w:tcPr>
          <w:p w14:paraId="78DB9B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1BF0BB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操作行为，非空</w:t>
            </w:r>
          </w:p>
        </w:tc>
      </w:tr>
      <w:tr w:rsidR="003E056B" w:rsidRPr="00BB437A" w14:paraId="0F21710E" w14:textId="77777777" w:rsidTr="00BB437A">
        <w:tc>
          <w:tcPr>
            <w:tcW w:w="2404" w:type="dxa"/>
            <w:shd w:val="clear" w:color="auto" w:fill="F6F6F6" w:themeFill="accent3" w:themeFillTint="19"/>
            <w:vAlign w:val="center"/>
          </w:tcPr>
          <w:p w14:paraId="31403C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method</w:t>
            </w:r>
          </w:p>
        </w:tc>
        <w:tc>
          <w:tcPr>
            <w:tcW w:w="1800" w:type="dxa"/>
            <w:shd w:val="clear" w:color="auto" w:fill="F6F6F6" w:themeFill="accent3" w:themeFillTint="19"/>
            <w:vAlign w:val="center"/>
          </w:tcPr>
          <w:p w14:paraId="085F381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w:t>
            </w:r>
          </w:p>
        </w:tc>
        <w:tc>
          <w:tcPr>
            <w:tcW w:w="4332" w:type="dxa"/>
            <w:shd w:val="clear" w:color="auto" w:fill="F6F6F6" w:themeFill="accent3" w:themeFillTint="19"/>
            <w:vAlign w:val="center"/>
          </w:tcPr>
          <w:p w14:paraId="47F7F93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请求方法：</w:t>
            </w:r>
            <w:r w:rsidRPr="00BB437A">
              <w:rPr>
                <w:rFonts w:ascii="Times New Roman" w:eastAsia="宋体" w:hAnsi="Times New Roman" w:cs="Times New Roman"/>
                <w:color w:val="000000"/>
                <w:kern w:val="0"/>
                <w:sz w:val="24"/>
                <w:szCs w:val="24"/>
                <w:lang w:bidi="ar"/>
              </w:rPr>
              <w:t>GET/POST/PUT/DELETE</w:t>
            </w:r>
          </w:p>
        </w:tc>
      </w:tr>
      <w:tr w:rsidR="003E056B" w:rsidRPr="00BB437A" w14:paraId="2392521C" w14:textId="77777777" w:rsidTr="00BB437A">
        <w:tc>
          <w:tcPr>
            <w:tcW w:w="2404" w:type="dxa"/>
            <w:shd w:val="clear" w:color="auto" w:fill="F6F6F6" w:themeFill="accent3" w:themeFillTint="19"/>
            <w:vAlign w:val="center"/>
          </w:tcPr>
          <w:p w14:paraId="10FADC0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url</w:t>
            </w:r>
            <w:proofErr w:type="spellEnd"/>
          </w:p>
        </w:tc>
        <w:tc>
          <w:tcPr>
            <w:tcW w:w="1800" w:type="dxa"/>
            <w:shd w:val="clear" w:color="auto" w:fill="F6F6F6" w:themeFill="accent3" w:themeFillTint="19"/>
            <w:vAlign w:val="center"/>
          </w:tcPr>
          <w:p w14:paraId="02D816B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36EC555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请求</w:t>
            </w:r>
            <w:r w:rsidRPr="00BB437A">
              <w:rPr>
                <w:rFonts w:ascii="Times New Roman" w:eastAsia="宋体" w:hAnsi="Times New Roman" w:cs="Times New Roman"/>
                <w:color w:val="000000"/>
                <w:kern w:val="0"/>
                <w:sz w:val="24"/>
                <w:szCs w:val="24"/>
                <w:lang w:bidi="ar"/>
              </w:rPr>
              <w:t xml:space="preserve"> URL </w:t>
            </w:r>
            <w:r w:rsidRPr="00BB437A">
              <w:rPr>
                <w:rFonts w:ascii="Times New Roman" w:eastAsia="宋体" w:hAnsi="Times New Roman" w:cs="Times New Roman"/>
                <w:color w:val="000000"/>
                <w:kern w:val="0"/>
                <w:sz w:val="24"/>
                <w:szCs w:val="24"/>
                <w:lang w:bidi="ar"/>
              </w:rPr>
              <w:t>地址</w:t>
            </w:r>
          </w:p>
        </w:tc>
      </w:tr>
      <w:tr w:rsidR="003E056B" w:rsidRPr="00BB437A" w14:paraId="2130EEEF" w14:textId="77777777" w:rsidTr="00BB437A">
        <w:tc>
          <w:tcPr>
            <w:tcW w:w="2404" w:type="dxa"/>
            <w:shd w:val="clear" w:color="auto" w:fill="F6F6F6" w:themeFill="accent3" w:themeFillTint="19"/>
            <w:vAlign w:val="center"/>
          </w:tcPr>
          <w:p w14:paraId="3F64B77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params</w:t>
            </w:r>
          </w:p>
        </w:tc>
        <w:tc>
          <w:tcPr>
            <w:tcW w:w="1800" w:type="dxa"/>
            <w:shd w:val="clear" w:color="auto" w:fill="F6F6F6" w:themeFill="accent3" w:themeFillTint="19"/>
            <w:vAlign w:val="center"/>
          </w:tcPr>
          <w:p w14:paraId="15DE37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090508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请求参数内容</w:t>
            </w:r>
          </w:p>
        </w:tc>
      </w:tr>
      <w:tr w:rsidR="003E056B" w:rsidRPr="00BB437A" w14:paraId="06CACFD9" w14:textId="77777777" w:rsidTr="00BB437A">
        <w:tc>
          <w:tcPr>
            <w:tcW w:w="2404" w:type="dxa"/>
            <w:shd w:val="clear" w:color="auto" w:fill="F6F6F6" w:themeFill="accent3" w:themeFillTint="19"/>
            <w:vAlign w:val="center"/>
          </w:tcPr>
          <w:p w14:paraId="6D4AFD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result</w:t>
            </w:r>
          </w:p>
        </w:tc>
        <w:tc>
          <w:tcPr>
            <w:tcW w:w="1800" w:type="dxa"/>
            <w:shd w:val="clear" w:color="auto" w:fill="F6F6F6" w:themeFill="accent3" w:themeFillTint="19"/>
            <w:vAlign w:val="center"/>
          </w:tcPr>
          <w:p w14:paraId="70EFA7F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350B1F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请求返回结果</w:t>
            </w:r>
          </w:p>
        </w:tc>
      </w:tr>
      <w:tr w:rsidR="003E056B" w:rsidRPr="00BB437A" w14:paraId="6DF38E85" w14:textId="77777777" w:rsidTr="00BB437A">
        <w:tc>
          <w:tcPr>
            <w:tcW w:w="2404" w:type="dxa"/>
            <w:shd w:val="clear" w:color="auto" w:fill="F6F6F6" w:themeFill="accent3" w:themeFillTint="19"/>
            <w:vAlign w:val="center"/>
          </w:tcPr>
          <w:p w14:paraId="2D945A7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ip</w:t>
            </w:r>
            <w:proofErr w:type="spellEnd"/>
          </w:p>
        </w:tc>
        <w:tc>
          <w:tcPr>
            <w:tcW w:w="1800" w:type="dxa"/>
            <w:shd w:val="clear" w:color="auto" w:fill="F6F6F6" w:themeFill="accent3" w:themeFillTint="19"/>
            <w:vAlign w:val="center"/>
          </w:tcPr>
          <w:p w14:paraId="2F5EC47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61A40F8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w:t>
            </w:r>
            <w:r w:rsidRPr="00BB437A">
              <w:rPr>
                <w:rFonts w:ascii="Times New Roman" w:eastAsia="宋体" w:hAnsi="Times New Roman" w:cs="Times New Roman"/>
                <w:color w:val="000000"/>
                <w:kern w:val="0"/>
                <w:sz w:val="24"/>
                <w:szCs w:val="24"/>
                <w:lang w:bidi="ar"/>
              </w:rPr>
              <w:t xml:space="preserve"> IP </w:t>
            </w:r>
            <w:r w:rsidRPr="00BB437A">
              <w:rPr>
                <w:rFonts w:ascii="Times New Roman" w:eastAsia="宋体" w:hAnsi="Times New Roman" w:cs="Times New Roman"/>
                <w:color w:val="000000"/>
                <w:kern w:val="0"/>
                <w:sz w:val="24"/>
                <w:szCs w:val="24"/>
                <w:lang w:bidi="ar"/>
              </w:rPr>
              <w:t>地址</w:t>
            </w:r>
          </w:p>
        </w:tc>
      </w:tr>
      <w:tr w:rsidR="003E056B" w:rsidRPr="00BB437A" w14:paraId="1680341F" w14:textId="77777777" w:rsidTr="00BB437A">
        <w:tc>
          <w:tcPr>
            <w:tcW w:w="2404" w:type="dxa"/>
            <w:shd w:val="clear" w:color="auto" w:fill="F6F6F6" w:themeFill="accent3" w:themeFillTint="19"/>
            <w:vAlign w:val="center"/>
          </w:tcPr>
          <w:p w14:paraId="33AF692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user_agent</w:t>
            </w:r>
            <w:proofErr w:type="spellEnd"/>
          </w:p>
        </w:tc>
        <w:tc>
          <w:tcPr>
            <w:tcW w:w="1800" w:type="dxa"/>
            <w:shd w:val="clear" w:color="auto" w:fill="F6F6F6" w:themeFill="accent3" w:themeFillTint="19"/>
            <w:vAlign w:val="center"/>
          </w:tcPr>
          <w:p w14:paraId="6B62835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3D558FF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客户端设备信息</w:t>
            </w:r>
          </w:p>
        </w:tc>
      </w:tr>
      <w:tr w:rsidR="003E056B" w:rsidRPr="00BB437A" w14:paraId="4ECCB96E" w14:textId="77777777" w:rsidTr="00BB437A">
        <w:tc>
          <w:tcPr>
            <w:tcW w:w="2404" w:type="dxa"/>
            <w:shd w:val="clear" w:color="auto" w:fill="F6F6F6" w:themeFill="accent3" w:themeFillTint="19"/>
            <w:vAlign w:val="center"/>
          </w:tcPr>
          <w:p w14:paraId="4F5C50B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23926D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438B371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失败，</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成功（默认</w:t>
            </w:r>
            <w:r w:rsidRPr="00BB437A">
              <w:rPr>
                <w:rFonts w:ascii="Times New Roman" w:eastAsia="宋体" w:hAnsi="Times New Roman" w:cs="Times New Roman"/>
                <w:color w:val="000000"/>
                <w:kern w:val="0"/>
                <w:sz w:val="24"/>
                <w:szCs w:val="24"/>
                <w:lang w:bidi="ar"/>
              </w:rPr>
              <w:t xml:space="preserve"> 1</w:t>
            </w:r>
            <w:r w:rsidRPr="00BB437A">
              <w:rPr>
                <w:rFonts w:ascii="Times New Roman" w:eastAsia="宋体" w:hAnsi="Times New Roman" w:cs="Times New Roman"/>
                <w:color w:val="000000"/>
                <w:kern w:val="0"/>
                <w:sz w:val="24"/>
                <w:szCs w:val="24"/>
                <w:lang w:bidi="ar"/>
              </w:rPr>
              <w:t>）</w:t>
            </w:r>
          </w:p>
        </w:tc>
      </w:tr>
      <w:tr w:rsidR="003E056B" w:rsidRPr="00BB437A" w14:paraId="4018D661" w14:textId="77777777" w:rsidTr="00BB437A">
        <w:tc>
          <w:tcPr>
            <w:tcW w:w="2404" w:type="dxa"/>
            <w:shd w:val="clear" w:color="auto" w:fill="F6F6F6" w:themeFill="accent3" w:themeFillTint="19"/>
            <w:vAlign w:val="center"/>
          </w:tcPr>
          <w:p w14:paraId="1EF28F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error_msg</w:t>
            </w:r>
            <w:proofErr w:type="spellEnd"/>
          </w:p>
        </w:tc>
        <w:tc>
          <w:tcPr>
            <w:tcW w:w="1800" w:type="dxa"/>
            <w:shd w:val="clear" w:color="auto" w:fill="F6F6F6" w:themeFill="accent3" w:themeFillTint="19"/>
            <w:vAlign w:val="center"/>
          </w:tcPr>
          <w:p w14:paraId="5A78C3F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6603EF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错误信息描述</w:t>
            </w:r>
          </w:p>
        </w:tc>
      </w:tr>
      <w:tr w:rsidR="003E056B" w:rsidRPr="00BB437A" w14:paraId="71066160" w14:textId="77777777" w:rsidTr="00BB437A">
        <w:tc>
          <w:tcPr>
            <w:tcW w:w="2404" w:type="dxa"/>
            <w:shd w:val="clear" w:color="auto" w:fill="F6F6F6" w:themeFill="accent3" w:themeFillTint="19"/>
            <w:vAlign w:val="center"/>
          </w:tcPr>
          <w:p w14:paraId="13E51B5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execution_time</w:t>
            </w:r>
            <w:proofErr w:type="spellEnd"/>
          </w:p>
        </w:tc>
        <w:tc>
          <w:tcPr>
            <w:tcW w:w="1800" w:type="dxa"/>
            <w:shd w:val="clear" w:color="auto" w:fill="F6F6F6" w:themeFill="accent3" w:themeFillTint="19"/>
            <w:vAlign w:val="center"/>
          </w:tcPr>
          <w:p w14:paraId="575577E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04E5700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接口执行时长，单位：毫秒</w:t>
            </w:r>
          </w:p>
        </w:tc>
      </w:tr>
      <w:tr w:rsidR="003E056B" w:rsidRPr="00BB437A" w14:paraId="37C6E0C0" w14:textId="77777777" w:rsidTr="00BB437A">
        <w:tc>
          <w:tcPr>
            <w:tcW w:w="2404" w:type="dxa"/>
            <w:shd w:val="clear" w:color="auto" w:fill="F6F6F6" w:themeFill="accent3" w:themeFillTint="19"/>
            <w:vAlign w:val="center"/>
          </w:tcPr>
          <w:p w14:paraId="1CD294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559C24E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23F770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bl>
    <w:p w14:paraId="63A8F3F9"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63A4899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14</w:t>
      </w:r>
      <w:r w:rsidRPr="00BB437A">
        <w:rPr>
          <w:rFonts w:ascii="Times New Roman" w:eastAsia="宋体" w:hAnsi="Times New Roman" w:cs="Times New Roman"/>
          <w:color w:val="000000"/>
          <w:kern w:val="0"/>
          <w:sz w:val="24"/>
          <w:szCs w:val="24"/>
          <w:lang w:bidi="ar"/>
        </w:rPr>
        <w:t>）系统通知表的具体设计如表所示：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763AF54C" w14:textId="77777777" w:rsidTr="00BB437A">
        <w:tc>
          <w:tcPr>
            <w:tcW w:w="2404" w:type="dxa"/>
            <w:shd w:val="clear" w:color="auto" w:fill="A5A5A5" w:themeFill="accent3"/>
            <w:vAlign w:val="center"/>
          </w:tcPr>
          <w:p w14:paraId="3A3E986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0E68A22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5F2053C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2199CF80" w14:textId="77777777" w:rsidTr="00BB437A">
        <w:tc>
          <w:tcPr>
            <w:tcW w:w="2404" w:type="dxa"/>
            <w:shd w:val="clear" w:color="auto" w:fill="DBDBDB" w:themeFill="accent3" w:themeFillTint="66"/>
            <w:vAlign w:val="center"/>
          </w:tcPr>
          <w:p w14:paraId="4EE156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35AF0AD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174087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通知</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BA310ED" w14:textId="77777777" w:rsidTr="00BB437A">
        <w:tc>
          <w:tcPr>
            <w:tcW w:w="2404" w:type="dxa"/>
            <w:shd w:val="clear" w:color="auto" w:fill="F6F6F6" w:themeFill="accent3" w:themeFillTint="19"/>
            <w:vAlign w:val="center"/>
          </w:tcPr>
          <w:p w14:paraId="24BA313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15FF3B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BA387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接收用户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 xml:space="preserve">NULL </w:t>
            </w:r>
            <w:r w:rsidRPr="00BB437A">
              <w:rPr>
                <w:rFonts w:ascii="Times New Roman" w:eastAsia="宋体" w:hAnsi="Times New Roman" w:cs="Times New Roman"/>
                <w:color w:val="000000"/>
                <w:kern w:val="0"/>
                <w:sz w:val="24"/>
                <w:szCs w:val="24"/>
                <w:lang w:bidi="ar"/>
              </w:rPr>
              <w:t>表示全体用户</w:t>
            </w:r>
          </w:p>
        </w:tc>
      </w:tr>
      <w:tr w:rsidR="003E056B" w:rsidRPr="00BB437A" w14:paraId="5E0F0420" w14:textId="77777777" w:rsidTr="00BB437A">
        <w:tc>
          <w:tcPr>
            <w:tcW w:w="2404" w:type="dxa"/>
            <w:shd w:val="clear" w:color="auto" w:fill="DBDBDB" w:themeFill="accent3" w:themeFillTint="66"/>
            <w:vAlign w:val="center"/>
          </w:tcPr>
          <w:p w14:paraId="49CD2E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title</w:t>
            </w:r>
          </w:p>
        </w:tc>
        <w:tc>
          <w:tcPr>
            <w:tcW w:w="1800" w:type="dxa"/>
            <w:shd w:val="clear" w:color="auto" w:fill="DBDBDB" w:themeFill="accent3" w:themeFillTint="66"/>
            <w:vAlign w:val="center"/>
          </w:tcPr>
          <w:p w14:paraId="5F90600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sz w:val="24"/>
                <w:szCs w:val="24"/>
              </w:rPr>
              <w:t>varchar(</w:t>
            </w:r>
            <w:proofErr w:type="gramEnd"/>
            <w:r w:rsidRPr="00BB437A">
              <w:rPr>
                <w:rFonts w:ascii="Times New Roman" w:eastAsia="宋体" w:hAnsi="Times New Roman" w:cs="Times New Roman"/>
                <w:sz w:val="24"/>
                <w:szCs w:val="24"/>
              </w:rPr>
              <w:t>100)</w:t>
            </w:r>
          </w:p>
        </w:tc>
        <w:tc>
          <w:tcPr>
            <w:tcW w:w="4332" w:type="dxa"/>
            <w:shd w:val="clear" w:color="auto" w:fill="DBDBDB" w:themeFill="accent3" w:themeFillTint="66"/>
            <w:vAlign w:val="center"/>
          </w:tcPr>
          <w:p w14:paraId="40C198C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通知标题，非空</w:t>
            </w:r>
          </w:p>
        </w:tc>
      </w:tr>
      <w:tr w:rsidR="003E056B" w:rsidRPr="00BB437A" w14:paraId="3BCD82A2" w14:textId="77777777" w:rsidTr="00BB437A">
        <w:tc>
          <w:tcPr>
            <w:tcW w:w="2404" w:type="dxa"/>
            <w:shd w:val="clear" w:color="auto" w:fill="F6F6F6" w:themeFill="accent3" w:themeFillTint="19"/>
            <w:vAlign w:val="center"/>
          </w:tcPr>
          <w:p w14:paraId="011E26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7CC364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6F0206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通知内容，非空</w:t>
            </w:r>
          </w:p>
        </w:tc>
      </w:tr>
      <w:tr w:rsidR="003E056B" w:rsidRPr="00BB437A" w14:paraId="3D58EFE1" w14:textId="77777777" w:rsidTr="00BB437A">
        <w:tc>
          <w:tcPr>
            <w:tcW w:w="2404" w:type="dxa"/>
            <w:shd w:val="clear" w:color="auto" w:fill="F6F6F6" w:themeFill="accent3" w:themeFillTint="19"/>
            <w:vAlign w:val="center"/>
          </w:tcPr>
          <w:p w14:paraId="5619458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1800" w:type="dxa"/>
            <w:shd w:val="clear" w:color="auto" w:fill="F6F6F6" w:themeFill="accent3" w:themeFillTint="19"/>
            <w:vAlign w:val="center"/>
          </w:tcPr>
          <w:p w14:paraId="228E6E7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D2FC9A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通知类型：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系统公告，</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充电通知，</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预约通知，</w:t>
            </w:r>
            <w:r w:rsidRPr="00BB437A">
              <w:rPr>
                <w:rFonts w:ascii="Times New Roman" w:eastAsia="宋体" w:hAnsi="Times New Roman" w:cs="Times New Roman"/>
                <w:color w:val="000000"/>
                <w:kern w:val="0"/>
                <w:sz w:val="24"/>
                <w:szCs w:val="24"/>
                <w:lang w:bidi="ar"/>
              </w:rPr>
              <w:t xml:space="preserve">3V2V </w:t>
            </w:r>
            <w:r w:rsidRPr="00BB437A">
              <w:rPr>
                <w:rFonts w:ascii="Times New Roman" w:eastAsia="宋体" w:hAnsi="Times New Roman" w:cs="Times New Roman"/>
                <w:color w:val="000000"/>
                <w:kern w:val="0"/>
                <w:sz w:val="24"/>
                <w:szCs w:val="24"/>
                <w:lang w:bidi="ar"/>
              </w:rPr>
              <w:t>通知，</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紧急呼叫通知，</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订单通知，</w:t>
            </w:r>
            <w:r w:rsidRPr="00BB437A">
              <w:rPr>
                <w:rFonts w:ascii="Times New Roman" w:eastAsia="宋体" w:hAnsi="Times New Roman" w:cs="Times New Roman"/>
                <w:color w:val="000000"/>
                <w:kern w:val="0"/>
                <w:sz w:val="24"/>
                <w:szCs w:val="24"/>
                <w:lang w:bidi="ar"/>
              </w:rPr>
              <w:t xml:space="preserve">6 </w:t>
            </w:r>
            <w:r w:rsidRPr="00BB437A">
              <w:rPr>
                <w:rFonts w:ascii="Times New Roman" w:eastAsia="宋体" w:hAnsi="Times New Roman" w:cs="Times New Roman"/>
                <w:color w:val="000000"/>
                <w:kern w:val="0"/>
                <w:sz w:val="24"/>
                <w:szCs w:val="24"/>
                <w:lang w:bidi="ar"/>
              </w:rPr>
              <w:t>审核通知</w:t>
            </w:r>
          </w:p>
        </w:tc>
      </w:tr>
      <w:tr w:rsidR="003E056B" w:rsidRPr="00BB437A" w14:paraId="3F3CC09C" w14:textId="77777777" w:rsidTr="00BB437A">
        <w:tc>
          <w:tcPr>
            <w:tcW w:w="2404" w:type="dxa"/>
            <w:shd w:val="clear" w:color="auto" w:fill="F6F6F6" w:themeFill="accent3" w:themeFillTint="19"/>
            <w:vAlign w:val="center"/>
          </w:tcPr>
          <w:p w14:paraId="17F752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related_id</w:t>
            </w:r>
            <w:proofErr w:type="spellEnd"/>
          </w:p>
        </w:tc>
        <w:tc>
          <w:tcPr>
            <w:tcW w:w="1800" w:type="dxa"/>
            <w:shd w:val="clear" w:color="auto" w:fill="F6F6F6" w:themeFill="accent3" w:themeFillTint="19"/>
            <w:vAlign w:val="center"/>
          </w:tcPr>
          <w:p w14:paraId="0617334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31607F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关联业务</w:t>
            </w:r>
            <w:r w:rsidRPr="00BB437A">
              <w:rPr>
                <w:rFonts w:ascii="Times New Roman" w:eastAsia="宋体" w:hAnsi="Times New Roman" w:cs="Times New Roman"/>
                <w:color w:val="000000"/>
                <w:kern w:val="0"/>
                <w:sz w:val="24"/>
                <w:szCs w:val="24"/>
                <w:lang w:bidi="ar"/>
              </w:rPr>
              <w:t xml:space="preserve"> ID</w:t>
            </w:r>
          </w:p>
        </w:tc>
      </w:tr>
      <w:tr w:rsidR="003E056B" w:rsidRPr="00BB437A" w14:paraId="0634EE78" w14:textId="77777777" w:rsidTr="00BB437A">
        <w:tc>
          <w:tcPr>
            <w:tcW w:w="2404" w:type="dxa"/>
            <w:shd w:val="clear" w:color="auto" w:fill="F6F6F6" w:themeFill="accent3" w:themeFillTint="19"/>
            <w:vAlign w:val="center"/>
          </w:tcPr>
          <w:p w14:paraId="18B602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related_type</w:t>
            </w:r>
            <w:proofErr w:type="spellEnd"/>
          </w:p>
        </w:tc>
        <w:tc>
          <w:tcPr>
            <w:tcW w:w="1800" w:type="dxa"/>
            <w:shd w:val="clear" w:color="auto" w:fill="F6F6F6" w:themeFill="accent3" w:themeFillTint="19"/>
            <w:vAlign w:val="center"/>
          </w:tcPr>
          <w:p w14:paraId="1994770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6FA774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关联业务类型：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订单，</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预约，</w:t>
            </w:r>
            <w:r w:rsidRPr="00BB437A">
              <w:rPr>
                <w:rFonts w:ascii="Times New Roman" w:eastAsia="宋体" w:hAnsi="Times New Roman" w:cs="Times New Roman"/>
                <w:color w:val="000000"/>
                <w:kern w:val="0"/>
                <w:sz w:val="24"/>
                <w:szCs w:val="24"/>
                <w:lang w:bidi="ar"/>
              </w:rPr>
              <w:t xml:space="preserve">2V2V </w:t>
            </w:r>
            <w:r w:rsidRPr="00BB437A">
              <w:rPr>
                <w:rFonts w:ascii="Times New Roman" w:eastAsia="宋体" w:hAnsi="Times New Roman" w:cs="Times New Roman"/>
                <w:color w:val="000000"/>
                <w:kern w:val="0"/>
                <w:sz w:val="24"/>
                <w:szCs w:val="24"/>
                <w:lang w:bidi="ar"/>
              </w:rPr>
              <w:t>呼叫，</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紧急呼叫，</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帖子，</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评价</w:t>
            </w:r>
          </w:p>
        </w:tc>
      </w:tr>
      <w:tr w:rsidR="003E056B" w:rsidRPr="00BB437A" w14:paraId="0D01151A" w14:textId="77777777" w:rsidTr="00BB437A">
        <w:tc>
          <w:tcPr>
            <w:tcW w:w="2404" w:type="dxa"/>
            <w:shd w:val="clear" w:color="auto" w:fill="F6F6F6" w:themeFill="accent3" w:themeFillTint="19"/>
            <w:vAlign w:val="center"/>
          </w:tcPr>
          <w:p w14:paraId="37AD136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is_read</w:t>
            </w:r>
            <w:proofErr w:type="spellEnd"/>
          </w:p>
        </w:tc>
        <w:tc>
          <w:tcPr>
            <w:tcW w:w="1800" w:type="dxa"/>
            <w:shd w:val="clear" w:color="auto" w:fill="F6F6F6" w:themeFill="accent3" w:themeFillTint="19"/>
            <w:vAlign w:val="center"/>
          </w:tcPr>
          <w:p w14:paraId="05CD93B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3AA953D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是否已读：</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未读，</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已读</w:t>
            </w:r>
          </w:p>
        </w:tc>
      </w:tr>
      <w:tr w:rsidR="003E056B" w:rsidRPr="00BB437A" w14:paraId="12271BC6" w14:textId="77777777" w:rsidTr="00BB437A">
        <w:tc>
          <w:tcPr>
            <w:tcW w:w="2404" w:type="dxa"/>
            <w:shd w:val="clear" w:color="auto" w:fill="F6F6F6" w:themeFill="accent3" w:themeFillTint="19"/>
            <w:vAlign w:val="center"/>
          </w:tcPr>
          <w:p w14:paraId="7D93454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15D6D0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D1322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00979FCD" w14:textId="77777777" w:rsidTr="00BB437A">
        <w:tc>
          <w:tcPr>
            <w:tcW w:w="2404" w:type="dxa"/>
            <w:shd w:val="clear" w:color="auto" w:fill="F6F6F6" w:themeFill="accent3" w:themeFillTint="19"/>
            <w:vAlign w:val="center"/>
          </w:tcPr>
          <w:p w14:paraId="0161406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read_time</w:t>
            </w:r>
            <w:proofErr w:type="spellEnd"/>
          </w:p>
        </w:tc>
        <w:tc>
          <w:tcPr>
            <w:tcW w:w="1800" w:type="dxa"/>
            <w:shd w:val="clear" w:color="auto" w:fill="F6F6F6" w:themeFill="accent3" w:themeFillTint="19"/>
            <w:vAlign w:val="center"/>
          </w:tcPr>
          <w:p w14:paraId="0AEFFE6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4000A4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阅读时间</w:t>
            </w:r>
          </w:p>
        </w:tc>
      </w:tr>
      <w:tr w:rsidR="003E056B" w:rsidRPr="00BB437A" w14:paraId="2A1790EC" w14:textId="77777777" w:rsidTr="00BB437A">
        <w:tc>
          <w:tcPr>
            <w:tcW w:w="2404" w:type="dxa"/>
            <w:shd w:val="clear" w:color="auto" w:fill="F6F6F6" w:themeFill="accent3" w:themeFillTint="19"/>
            <w:vAlign w:val="center"/>
          </w:tcPr>
          <w:p w14:paraId="53DA2E5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742F830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DC3581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651F7F67"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0467922D"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15</w:t>
      </w:r>
      <w:r w:rsidRPr="00BB437A">
        <w:rPr>
          <w:rFonts w:ascii="Times New Roman" w:eastAsia="宋体" w:hAnsi="Times New Roman" w:cs="Times New Roman"/>
          <w:color w:val="000000"/>
          <w:kern w:val="0"/>
          <w:sz w:val="24"/>
          <w:szCs w:val="24"/>
          <w:lang w:bidi="ar"/>
        </w:rPr>
        <w:t>）帖子</w:t>
      </w:r>
      <w:proofErr w:type="gramStart"/>
      <w:r w:rsidRPr="00BB437A">
        <w:rPr>
          <w:rFonts w:ascii="Times New Roman" w:eastAsia="宋体" w:hAnsi="Times New Roman" w:cs="Times New Roman"/>
          <w:color w:val="000000"/>
          <w:kern w:val="0"/>
          <w:sz w:val="24"/>
          <w:szCs w:val="24"/>
          <w:lang w:bidi="ar"/>
        </w:rPr>
        <w:t>点赞表</w:t>
      </w:r>
      <w:proofErr w:type="gramEnd"/>
      <w:r w:rsidRPr="00BB437A">
        <w:rPr>
          <w:rFonts w:ascii="Times New Roman" w:eastAsia="宋体" w:hAnsi="Times New Roman" w:cs="Times New Roman"/>
          <w:color w:val="000000"/>
          <w:kern w:val="0"/>
          <w:sz w:val="24"/>
          <w:szCs w:val="24"/>
          <w:lang w:bidi="ar"/>
        </w:rPr>
        <w:t>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487BEF4B" w14:textId="77777777" w:rsidTr="00BB437A">
        <w:tc>
          <w:tcPr>
            <w:tcW w:w="2404" w:type="dxa"/>
            <w:shd w:val="clear" w:color="auto" w:fill="A5A5A5" w:themeFill="accent3"/>
            <w:vAlign w:val="center"/>
          </w:tcPr>
          <w:p w14:paraId="145F703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2C60935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10026F7E"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3EFDBFA2" w14:textId="77777777" w:rsidTr="00BB437A">
        <w:trPr>
          <w:trHeight w:val="266"/>
        </w:trPr>
        <w:tc>
          <w:tcPr>
            <w:tcW w:w="2404" w:type="dxa"/>
            <w:shd w:val="clear" w:color="auto" w:fill="DBDBDB" w:themeFill="accent3" w:themeFillTint="66"/>
            <w:vAlign w:val="center"/>
          </w:tcPr>
          <w:p w14:paraId="5597E4C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3F3008D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0D037E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点赞</w:t>
            </w:r>
            <w:proofErr w:type="gramEnd"/>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004A35AD" w14:textId="77777777" w:rsidTr="00BB437A">
        <w:tc>
          <w:tcPr>
            <w:tcW w:w="2404" w:type="dxa"/>
            <w:shd w:val="clear" w:color="auto" w:fill="F6F6F6" w:themeFill="accent3" w:themeFillTint="19"/>
            <w:vAlign w:val="center"/>
          </w:tcPr>
          <w:p w14:paraId="27AD897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user_id</w:t>
            </w:r>
            <w:proofErr w:type="spellEnd"/>
          </w:p>
        </w:tc>
        <w:tc>
          <w:tcPr>
            <w:tcW w:w="1800" w:type="dxa"/>
            <w:shd w:val="clear" w:color="auto" w:fill="F6F6F6" w:themeFill="accent3" w:themeFillTint="19"/>
            <w:vAlign w:val="center"/>
          </w:tcPr>
          <w:p w14:paraId="477F450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887796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717AD460" w14:textId="77777777" w:rsidTr="00BB437A">
        <w:tc>
          <w:tcPr>
            <w:tcW w:w="2404" w:type="dxa"/>
            <w:shd w:val="clear" w:color="auto" w:fill="DBDBDB" w:themeFill="accent3" w:themeFillTint="66"/>
            <w:vAlign w:val="center"/>
          </w:tcPr>
          <w:p w14:paraId="39F9D0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post_id</w:t>
            </w:r>
            <w:proofErr w:type="spellEnd"/>
          </w:p>
        </w:tc>
        <w:tc>
          <w:tcPr>
            <w:tcW w:w="1800" w:type="dxa"/>
            <w:shd w:val="clear" w:color="auto" w:fill="DBDBDB" w:themeFill="accent3" w:themeFillTint="66"/>
            <w:vAlign w:val="center"/>
          </w:tcPr>
          <w:p w14:paraId="3FC7DB8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713DF8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，关联帖子表</w:t>
            </w:r>
          </w:p>
        </w:tc>
      </w:tr>
      <w:tr w:rsidR="003E056B" w:rsidRPr="00BB437A" w14:paraId="567189C4" w14:textId="77777777" w:rsidTr="00BB437A">
        <w:tc>
          <w:tcPr>
            <w:tcW w:w="2404" w:type="dxa"/>
            <w:shd w:val="clear" w:color="auto" w:fill="F6F6F6" w:themeFill="accent3" w:themeFillTint="19"/>
            <w:vAlign w:val="center"/>
          </w:tcPr>
          <w:p w14:paraId="10324F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752864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99F11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点赞时间</w:t>
            </w:r>
            <w:proofErr w:type="gramEnd"/>
          </w:p>
        </w:tc>
      </w:tr>
      <w:tr w:rsidR="003E056B" w:rsidRPr="00BB437A" w14:paraId="071D7CEF" w14:textId="77777777" w:rsidTr="00BB437A">
        <w:tc>
          <w:tcPr>
            <w:tcW w:w="2404" w:type="dxa"/>
            <w:shd w:val="clear" w:color="auto" w:fill="F6F6F6" w:themeFill="accent3" w:themeFillTint="19"/>
            <w:vAlign w:val="center"/>
          </w:tcPr>
          <w:p w14:paraId="5CBF16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29DC32D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7F980C5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114E99E5"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0F729B18" w14:textId="3AA1282B"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16</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AI</w:t>
      </w:r>
      <w:r w:rsidRPr="00BB437A">
        <w:rPr>
          <w:rFonts w:ascii="Times New Roman" w:eastAsia="宋体" w:hAnsi="Times New Roman" w:cs="Times New Roman"/>
          <w:color w:val="000000"/>
          <w:kern w:val="0"/>
          <w:sz w:val="24"/>
          <w:szCs w:val="24"/>
          <w:lang w:bidi="ar"/>
        </w:rPr>
        <w:t>对话主表的具体设计如表所示：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69878C50" w14:textId="77777777" w:rsidTr="00BB437A">
        <w:trPr>
          <w:trHeight w:val="90"/>
        </w:trPr>
        <w:tc>
          <w:tcPr>
            <w:tcW w:w="2404" w:type="dxa"/>
            <w:shd w:val="clear" w:color="auto" w:fill="A5A5A5" w:themeFill="accent3"/>
            <w:vAlign w:val="center"/>
          </w:tcPr>
          <w:p w14:paraId="3AB4A45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3F114F0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1612C7CC"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471DBF20" w14:textId="77777777" w:rsidTr="00BB437A">
        <w:tc>
          <w:tcPr>
            <w:tcW w:w="2404" w:type="dxa"/>
            <w:shd w:val="clear" w:color="auto" w:fill="DBDBDB" w:themeFill="accent3" w:themeFillTint="66"/>
            <w:vAlign w:val="center"/>
          </w:tcPr>
          <w:p w14:paraId="101EC3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07403CE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466C62F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对话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2FC21849" w14:textId="77777777" w:rsidTr="00BB437A">
        <w:tc>
          <w:tcPr>
            <w:tcW w:w="2404" w:type="dxa"/>
            <w:shd w:val="clear" w:color="auto" w:fill="F6F6F6" w:themeFill="accent3" w:themeFillTint="19"/>
            <w:vAlign w:val="center"/>
          </w:tcPr>
          <w:p w14:paraId="5B3A123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5DD93E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22FD3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2D5E0894" w14:textId="77777777" w:rsidTr="00BB437A">
        <w:tc>
          <w:tcPr>
            <w:tcW w:w="2404" w:type="dxa"/>
            <w:shd w:val="clear" w:color="auto" w:fill="DBDBDB" w:themeFill="accent3" w:themeFillTint="66"/>
            <w:vAlign w:val="center"/>
          </w:tcPr>
          <w:p w14:paraId="442A76F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ai_model</w:t>
            </w:r>
            <w:proofErr w:type="spellEnd"/>
          </w:p>
        </w:tc>
        <w:tc>
          <w:tcPr>
            <w:tcW w:w="1800" w:type="dxa"/>
            <w:shd w:val="clear" w:color="auto" w:fill="DBDBDB" w:themeFill="accent3" w:themeFillTint="66"/>
            <w:vAlign w:val="center"/>
          </w:tcPr>
          <w:p w14:paraId="2C22E8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DBDBDB" w:themeFill="accent3" w:themeFillTint="66"/>
            <w:vAlign w:val="center"/>
          </w:tcPr>
          <w:p w14:paraId="5247F3B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使用的</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模型名称</w:t>
            </w:r>
          </w:p>
        </w:tc>
      </w:tr>
      <w:tr w:rsidR="003E056B" w:rsidRPr="00BB437A" w14:paraId="685896A4" w14:textId="77777777" w:rsidTr="00BB437A">
        <w:tc>
          <w:tcPr>
            <w:tcW w:w="2404" w:type="dxa"/>
            <w:shd w:val="clear" w:color="auto" w:fill="F6F6F6" w:themeFill="accent3" w:themeFillTint="19"/>
            <w:vAlign w:val="center"/>
          </w:tcPr>
          <w:p w14:paraId="0B7BDFB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session_id</w:t>
            </w:r>
            <w:proofErr w:type="spellEnd"/>
          </w:p>
        </w:tc>
        <w:tc>
          <w:tcPr>
            <w:tcW w:w="1800" w:type="dxa"/>
            <w:shd w:val="clear" w:color="auto" w:fill="F6F6F6" w:themeFill="accent3" w:themeFillTint="19"/>
            <w:vAlign w:val="center"/>
          </w:tcPr>
          <w:p w14:paraId="2A427A6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535E6B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，用于上下文管理</w:t>
            </w:r>
          </w:p>
        </w:tc>
      </w:tr>
      <w:tr w:rsidR="003E056B" w:rsidRPr="00BB437A" w14:paraId="0190766D" w14:textId="77777777" w:rsidTr="00BB437A">
        <w:tc>
          <w:tcPr>
            <w:tcW w:w="2404" w:type="dxa"/>
            <w:shd w:val="clear" w:color="auto" w:fill="F6F6F6" w:themeFill="accent3" w:themeFillTint="19"/>
            <w:vAlign w:val="center"/>
          </w:tcPr>
          <w:p w14:paraId="2997EF0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session_context</w:t>
            </w:r>
            <w:proofErr w:type="spellEnd"/>
          </w:p>
        </w:tc>
        <w:tc>
          <w:tcPr>
            <w:tcW w:w="1800" w:type="dxa"/>
            <w:shd w:val="clear" w:color="auto" w:fill="F6F6F6" w:themeFill="accent3" w:themeFillTint="19"/>
            <w:vAlign w:val="center"/>
          </w:tcPr>
          <w:p w14:paraId="44B9335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0FF33DA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会话上下文信息，</w:t>
            </w:r>
            <w:r w:rsidRPr="00BB437A">
              <w:rPr>
                <w:rFonts w:ascii="Times New Roman" w:eastAsia="宋体" w:hAnsi="Times New Roman" w:cs="Times New Roman"/>
                <w:color w:val="000000"/>
                <w:kern w:val="0"/>
                <w:sz w:val="24"/>
                <w:szCs w:val="24"/>
                <w:lang w:bidi="ar"/>
              </w:rPr>
              <w:t xml:space="preserve">JSON </w:t>
            </w:r>
            <w:r w:rsidRPr="00BB437A">
              <w:rPr>
                <w:rFonts w:ascii="Times New Roman" w:eastAsia="宋体" w:hAnsi="Times New Roman" w:cs="Times New Roman"/>
                <w:color w:val="000000"/>
                <w:kern w:val="0"/>
                <w:sz w:val="24"/>
                <w:szCs w:val="24"/>
                <w:lang w:bidi="ar"/>
              </w:rPr>
              <w:t>格式</w:t>
            </w:r>
          </w:p>
        </w:tc>
      </w:tr>
      <w:tr w:rsidR="003E056B" w:rsidRPr="00BB437A" w14:paraId="12362AA5" w14:textId="77777777" w:rsidTr="00BB437A">
        <w:tc>
          <w:tcPr>
            <w:tcW w:w="2404" w:type="dxa"/>
            <w:shd w:val="clear" w:color="auto" w:fill="F6F6F6" w:themeFill="accent3" w:themeFillTint="19"/>
            <w:vAlign w:val="center"/>
          </w:tcPr>
          <w:p w14:paraId="1E1BEFC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30CA069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16B08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进行中，</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已结束，</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已中断</w:t>
            </w:r>
          </w:p>
        </w:tc>
      </w:tr>
      <w:tr w:rsidR="003E056B" w:rsidRPr="00BB437A" w14:paraId="2DCE5015" w14:textId="77777777" w:rsidTr="00BB437A">
        <w:tc>
          <w:tcPr>
            <w:tcW w:w="2404" w:type="dxa"/>
            <w:shd w:val="clear" w:color="auto" w:fill="F6F6F6" w:themeFill="accent3" w:themeFillTint="19"/>
            <w:vAlign w:val="center"/>
          </w:tcPr>
          <w:p w14:paraId="430EAF3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start_time</w:t>
            </w:r>
            <w:proofErr w:type="spellEnd"/>
          </w:p>
        </w:tc>
        <w:tc>
          <w:tcPr>
            <w:tcW w:w="1800" w:type="dxa"/>
            <w:shd w:val="clear" w:color="auto" w:fill="F6F6F6" w:themeFill="accent3" w:themeFillTint="19"/>
            <w:vAlign w:val="center"/>
          </w:tcPr>
          <w:p w14:paraId="2563CDE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0E0093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会话开始时间</w:t>
            </w:r>
          </w:p>
        </w:tc>
      </w:tr>
      <w:tr w:rsidR="003E056B" w:rsidRPr="00BB437A" w14:paraId="78D17D90" w14:textId="77777777" w:rsidTr="00BB437A">
        <w:tc>
          <w:tcPr>
            <w:tcW w:w="2404" w:type="dxa"/>
            <w:shd w:val="clear" w:color="auto" w:fill="F6F6F6" w:themeFill="accent3" w:themeFillTint="19"/>
            <w:vAlign w:val="center"/>
          </w:tcPr>
          <w:p w14:paraId="5EE30BF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end_time</w:t>
            </w:r>
            <w:proofErr w:type="spellEnd"/>
          </w:p>
        </w:tc>
        <w:tc>
          <w:tcPr>
            <w:tcW w:w="1800" w:type="dxa"/>
            <w:shd w:val="clear" w:color="auto" w:fill="F6F6F6" w:themeFill="accent3" w:themeFillTint="19"/>
            <w:vAlign w:val="center"/>
          </w:tcPr>
          <w:p w14:paraId="474E31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DDB156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会话结束时间</w:t>
            </w:r>
          </w:p>
        </w:tc>
      </w:tr>
      <w:tr w:rsidR="003E056B" w:rsidRPr="00BB437A" w14:paraId="519A1406" w14:textId="77777777" w:rsidTr="00BB437A">
        <w:tc>
          <w:tcPr>
            <w:tcW w:w="2404" w:type="dxa"/>
            <w:shd w:val="clear" w:color="auto" w:fill="F6F6F6" w:themeFill="accent3" w:themeFillTint="19"/>
            <w:vAlign w:val="center"/>
          </w:tcPr>
          <w:p w14:paraId="17CAF96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last_interaction_time</w:t>
            </w:r>
            <w:proofErr w:type="spellEnd"/>
          </w:p>
        </w:tc>
        <w:tc>
          <w:tcPr>
            <w:tcW w:w="1800" w:type="dxa"/>
            <w:shd w:val="clear" w:color="auto" w:fill="F6F6F6" w:themeFill="accent3" w:themeFillTint="19"/>
            <w:vAlign w:val="center"/>
          </w:tcPr>
          <w:p w14:paraId="60CE69B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9BB4D8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最后交互时间</w:t>
            </w:r>
          </w:p>
        </w:tc>
      </w:tr>
      <w:tr w:rsidR="003E056B" w:rsidRPr="00BB437A" w14:paraId="37748E77" w14:textId="77777777" w:rsidTr="00BB437A">
        <w:tc>
          <w:tcPr>
            <w:tcW w:w="2404" w:type="dxa"/>
            <w:shd w:val="clear" w:color="auto" w:fill="F6F6F6" w:themeFill="accent3" w:themeFillTint="19"/>
            <w:vAlign w:val="center"/>
          </w:tcPr>
          <w:p w14:paraId="1EFF1E2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total_messages</w:t>
            </w:r>
            <w:proofErr w:type="spellEnd"/>
          </w:p>
        </w:tc>
        <w:tc>
          <w:tcPr>
            <w:tcW w:w="1800" w:type="dxa"/>
            <w:shd w:val="clear" w:color="auto" w:fill="F6F6F6" w:themeFill="accent3" w:themeFillTint="19"/>
            <w:vAlign w:val="center"/>
          </w:tcPr>
          <w:p w14:paraId="3C35385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60BFC1A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消息总数</w:t>
            </w:r>
          </w:p>
        </w:tc>
      </w:tr>
      <w:tr w:rsidR="003E056B" w:rsidRPr="00BB437A" w14:paraId="3AF7CAFB" w14:textId="77777777" w:rsidTr="00BB437A">
        <w:tc>
          <w:tcPr>
            <w:tcW w:w="2404" w:type="dxa"/>
            <w:shd w:val="clear" w:color="auto" w:fill="F6F6F6" w:themeFill="accent3" w:themeFillTint="19"/>
            <w:vAlign w:val="center"/>
          </w:tcPr>
          <w:p w14:paraId="0D8A35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0A358F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3E172A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5AEB92CC" w14:textId="77777777" w:rsidTr="00BB437A">
        <w:tc>
          <w:tcPr>
            <w:tcW w:w="2404" w:type="dxa"/>
            <w:shd w:val="clear" w:color="auto" w:fill="F6F6F6" w:themeFill="accent3" w:themeFillTint="19"/>
            <w:vAlign w:val="center"/>
          </w:tcPr>
          <w:p w14:paraId="4F32CB0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6AA3050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B05070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2EA18447" w14:textId="77777777" w:rsidTr="00BB437A">
        <w:tc>
          <w:tcPr>
            <w:tcW w:w="2404" w:type="dxa"/>
            <w:shd w:val="clear" w:color="auto" w:fill="F6F6F6" w:themeFill="accent3" w:themeFillTint="19"/>
            <w:vAlign w:val="center"/>
          </w:tcPr>
          <w:p w14:paraId="1A6B94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2C30680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5814BCF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w:t>
            </w:r>
          </w:p>
        </w:tc>
      </w:tr>
    </w:tbl>
    <w:p w14:paraId="055C750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br/>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17</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AI</w:t>
      </w:r>
      <w:r w:rsidRPr="00BB437A">
        <w:rPr>
          <w:rFonts w:ascii="Times New Roman" w:eastAsia="宋体" w:hAnsi="Times New Roman" w:cs="Times New Roman"/>
          <w:color w:val="000000"/>
          <w:kern w:val="0"/>
          <w:sz w:val="24"/>
          <w:szCs w:val="24"/>
          <w:lang w:bidi="ar"/>
        </w:rPr>
        <w:t>决策动作执行日志表的具体设计如表所示：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120B1D90" w14:textId="77777777" w:rsidTr="00BB437A">
        <w:tc>
          <w:tcPr>
            <w:tcW w:w="2404" w:type="dxa"/>
            <w:shd w:val="clear" w:color="auto" w:fill="A5A5A5" w:themeFill="accent3"/>
            <w:vAlign w:val="center"/>
          </w:tcPr>
          <w:p w14:paraId="47017FB4"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1F8CFC2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7EB21CE3"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34B55036" w14:textId="77777777" w:rsidTr="00BB437A">
        <w:tc>
          <w:tcPr>
            <w:tcW w:w="2404" w:type="dxa"/>
            <w:shd w:val="clear" w:color="auto" w:fill="DBDBDB" w:themeFill="accent3" w:themeFillTint="66"/>
            <w:vAlign w:val="center"/>
          </w:tcPr>
          <w:p w14:paraId="4F79E2C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11FD880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4657E33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日志</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140EC199" w14:textId="77777777" w:rsidTr="00BB437A">
        <w:tc>
          <w:tcPr>
            <w:tcW w:w="2404" w:type="dxa"/>
            <w:shd w:val="clear" w:color="auto" w:fill="F6F6F6" w:themeFill="accent3" w:themeFillTint="19"/>
            <w:vAlign w:val="center"/>
          </w:tcPr>
          <w:p w14:paraId="2AD2F22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decision_id</w:t>
            </w:r>
            <w:proofErr w:type="spellEnd"/>
          </w:p>
        </w:tc>
        <w:tc>
          <w:tcPr>
            <w:tcW w:w="1800" w:type="dxa"/>
            <w:shd w:val="clear" w:color="auto" w:fill="F6F6F6" w:themeFill="accent3" w:themeFillTint="19"/>
            <w:vAlign w:val="center"/>
          </w:tcPr>
          <w:p w14:paraId="79A151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CC2B10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决策记录</w:t>
            </w:r>
            <w:r w:rsidRPr="00BB437A">
              <w:rPr>
                <w:rFonts w:ascii="Times New Roman" w:eastAsia="宋体" w:hAnsi="Times New Roman" w:cs="Times New Roman"/>
                <w:color w:val="000000"/>
                <w:kern w:val="0"/>
                <w:sz w:val="24"/>
                <w:szCs w:val="24"/>
                <w:lang w:bidi="ar"/>
              </w:rPr>
              <w:t xml:space="preserve"> ID</w:t>
            </w:r>
          </w:p>
        </w:tc>
      </w:tr>
      <w:tr w:rsidR="003E056B" w:rsidRPr="00BB437A" w14:paraId="28557210" w14:textId="77777777" w:rsidTr="00BB437A">
        <w:tc>
          <w:tcPr>
            <w:tcW w:w="2404" w:type="dxa"/>
            <w:shd w:val="clear" w:color="auto" w:fill="DBDBDB" w:themeFill="accent3" w:themeFillTint="66"/>
            <w:vAlign w:val="center"/>
          </w:tcPr>
          <w:p w14:paraId="1525D2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action_type</w:t>
            </w:r>
            <w:proofErr w:type="spellEnd"/>
          </w:p>
        </w:tc>
        <w:tc>
          <w:tcPr>
            <w:tcW w:w="1800" w:type="dxa"/>
            <w:shd w:val="clear" w:color="auto" w:fill="DBDBDB" w:themeFill="accent3" w:themeFillTint="66"/>
            <w:vAlign w:val="center"/>
          </w:tcPr>
          <w:p w14:paraId="6715534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DBDBDB" w:themeFill="accent3" w:themeFillTint="66"/>
            <w:vAlign w:val="center"/>
          </w:tcPr>
          <w:p w14:paraId="38296D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动作类型，非空</w:t>
            </w:r>
          </w:p>
        </w:tc>
      </w:tr>
      <w:tr w:rsidR="003E056B" w:rsidRPr="00BB437A" w14:paraId="62286148" w14:textId="77777777" w:rsidTr="00BB437A">
        <w:tc>
          <w:tcPr>
            <w:tcW w:w="2404" w:type="dxa"/>
            <w:shd w:val="clear" w:color="auto" w:fill="F6F6F6" w:themeFill="accent3" w:themeFillTint="19"/>
            <w:vAlign w:val="center"/>
          </w:tcPr>
          <w:p w14:paraId="71058B2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action_name</w:t>
            </w:r>
            <w:proofErr w:type="spellEnd"/>
          </w:p>
        </w:tc>
        <w:tc>
          <w:tcPr>
            <w:tcW w:w="1800" w:type="dxa"/>
            <w:shd w:val="clear" w:color="auto" w:fill="F6F6F6" w:themeFill="accent3" w:themeFillTint="19"/>
            <w:vAlign w:val="center"/>
          </w:tcPr>
          <w:p w14:paraId="7CB851F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462DB29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动作名称，非空</w:t>
            </w:r>
          </w:p>
        </w:tc>
      </w:tr>
      <w:tr w:rsidR="003E056B" w:rsidRPr="00BB437A" w14:paraId="6A5CCFAD" w14:textId="77777777" w:rsidTr="00BB437A">
        <w:tc>
          <w:tcPr>
            <w:tcW w:w="2404" w:type="dxa"/>
            <w:shd w:val="clear" w:color="auto" w:fill="F6F6F6" w:themeFill="accent3" w:themeFillTint="19"/>
            <w:vAlign w:val="center"/>
          </w:tcPr>
          <w:p w14:paraId="4228E3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action_params</w:t>
            </w:r>
            <w:proofErr w:type="spellEnd"/>
          </w:p>
        </w:tc>
        <w:tc>
          <w:tcPr>
            <w:tcW w:w="1800" w:type="dxa"/>
            <w:shd w:val="clear" w:color="auto" w:fill="F6F6F6" w:themeFill="accent3" w:themeFillTint="19"/>
            <w:vAlign w:val="center"/>
          </w:tcPr>
          <w:p w14:paraId="35B103C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62EAF2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动作执行参数</w:t>
            </w:r>
          </w:p>
        </w:tc>
      </w:tr>
      <w:tr w:rsidR="003E056B" w:rsidRPr="00BB437A" w14:paraId="7E5DF7A1" w14:textId="77777777" w:rsidTr="00BB437A">
        <w:tc>
          <w:tcPr>
            <w:tcW w:w="2404" w:type="dxa"/>
            <w:shd w:val="clear" w:color="auto" w:fill="F6F6F6" w:themeFill="accent3" w:themeFillTint="19"/>
            <w:vAlign w:val="center"/>
          </w:tcPr>
          <w:p w14:paraId="059809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execute_status</w:t>
            </w:r>
            <w:proofErr w:type="spellEnd"/>
          </w:p>
        </w:tc>
        <w:tc>
          <w:tcPr>
            <w:tcW w:w="1800" w:type="dxa"/>
            <w:shd w:val="clear" w:color="auto" w:fill="F6F6F6" w:themeFill="accent3" w:themeFillTint="19"/>
            <w:vAlign w:val="center"/>
          </w:tcPr>
          <w:p w14:paraId="34BCAA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4F176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待执行，</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执行中，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成功，</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失败，</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跳过</w:t>
            </w:r>
          </w:p>
        </w:tc>
      </w:tr>
      <w:tr w:rsidR="003E056B" w:rsidRPr="00BB437A" w14:paraId="242EE6F7" w14:textId="77777777" w:rsidTr="00BB437A">
        <w:tc>
          <w:tcPr>
            <w:tcW w:w="2404" w:type="dxa"/>
            <w:shd w:val="clear" w:color="auto" w:fill="F6F6F6" w:themeFill="accent3" w:themeFillTint="19"/>
            <w:vAlign w:val="center"/>
          </w:tcPr>
          <w:p w14:paraId="75F1D7B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execute_result</w:t>
            </w:r>
            <w:proofErr w:type="spellEnd"/>
          </w:p>
        </w:tc>
        <w:tc>
          <w:tcPr>
            <w:tcW w:w="1800" w:type="dxa"/>
            <w:shd w:val="clear" w:color="auto" w:fill="F6F6F6" w:themeFill="accent3" w:themeFillTint="19"/>
            <w:vAlign w:val="center"/>
          </w:tcPr>
          <w:p w14:paraId="59ED8DF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096C8B7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执行结果信息</w:t>
            </w:r>
          </w:p>
        </w:tc>
      </w:tr>
      <w:tr w:rsidR="003E056B" w:rsidRPr="00BB437A" w14:paraId="0F63C839" w14:textId="77777777" w:rsidTr="00BB437A">
        <w:tc>
          <w:tcPr>
            <w:tcW w:w="2404" w:type="dxa"/>
            <w:shd w:val="clear" w:color="auto" w:fill="F6F6F6" w:themeFill="accent3" w:themeFillTint="19"/>
            <w:vAlign w:val="center"/>
          </w:tcPr>
          <w:p w14:paraId="365F54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error_msg</w:t>
            </w:r>
            <w:proofErr w:type="spellEnd"/>
          </w:p>
        </w:tc>
        <w:tc>
          <w:tcPr>
            <w:tcW w:w="1800" w:type="dxa"/>
            <w:shd w:val="clear" w:color="auto" w:fill="F6F6F6" w:themeFill="accent3" w:themeFillTint="19"/>
            <w:vAlign w:val="center"/>
          </w:tcPr>
          <w:p w14:paraId="024A78C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7E07E1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执行错误信息</w:t>
            </w:r>
          </w:p>
        </w:tc>
      </w:tr>
      <w:tr w:rsidR="003E056B" w:rsidRPr="00BB437A" w14:paraId="5848A50F" w14:textId="77777777" w:rsidTr="00BB437A">
        <w:tc>
          <w:tcPr>
            <w:tcW w:w="2404" w:type="dxa"/>
            <w:shd w:val="clear" w:color="auto" w:fill="F6F6F6" w:themeFill="accent3" w:themeFillTint="19"/>
            <w:vAlign w:val="center"/>
          </w:tcPr>
          <w:p w14:paraId="0204E4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execute_time</w:t>
            </w:r>
            <w:proofErr w:type="spellEnd"/>
          </w:p>
        </w:tc>
        <w:tc>
          <w:tcPr>
            <w:tcW w:w="1800" w:type="dxa"/>
            <w:shd w:val="clear" w:color="auto" w:fill="F6F6F6" w:themeFill="accent3" w:themeFillTint="19"/>
            <w:vAlign w:val="center"/>
          </w:tcPr>
          <w:p w14:paraId="10C02D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7A1E1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执行时间</w:t>
            </w:r>
          </w:p>
        </w:tc>
      </w:tr>
      <w:tr w:rsidR="003E056B" w:rsidRPr="00BB437A" w14:paraId="256BDA1B" w14:textId="77777777" w:rsidTr="00BB437A">
        <w:tc>
          <w:tcPr>
            <w:tcW w:w="2404" w:type="dxa"/>
            <w:shd w:val="clear" w:color="auto" w:fill="F6F6F6" w:themeFill="accent3" w:themeFillTint="19"/>
            <w:vAlign w:val="center"/>
          </w:tcPr>
          <w:p w14:paraId="75F11A3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cost_ms</w:t>
            </w:r>
            <w:proofErr w:type="spellEnd"/>
          </w:p>
        </w:tc>
        <w:tc>
          <w:tcPr>
            <w:tcW w:w="1800" w:type="dxa"/>
            <w:shd w:val="clear" w:color="auto" w:fill="F6F6F6" w:themeFill="accent3" w:themeFillTint="19"/>
            <w:vAlign w:val="center"/>
          </w:tcPr>
          <w:p w14:paraId="3D88CF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47A5DC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执行耗时，单位：毫秒</w:t>
            </w:r>
          </w:p>
        </w:tc>
      </w:tr>
      <w:tr w:rsidR="003E056B" w:rsidRPr="00BB437A" w14:paraId="2453FF01" w14:textId="77777777" w:rsidTr="00BB437A">
        <w:tc>
          <w:tcPr>
            <w:tcW w:w="2404" w:type="dxa"/>
            <w:shd w:val="clear" w:color="auto" w:fill="F6F6F6" w:themeFill="accent3" w:themeFillTint="19"/>
            <w:vAlign w:val="center"/>
          </w:tcPr>
          <w:p w14:paraId="359B16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19BECEC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80FE1B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bl>
    <w:p w14:paraId="456AA00E"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268B18FF"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18</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AI</w:t>
      </w:r>
      <w:r w:rsidRPr="00BB437A">
        <w:rPr>
          <w:rFonts w:ascii="Times New Roman" w:eastAsia="宋体" w:hAnsi="Times New Roman" w:cs="Times New Roman"/>
          <w:color w:val="000000"/>
          <w:kern w:val="0"/>
          <w:sz w:val="24"/>
          <w:szCs w:val="24"/>
          <w:lang w:bidi="ar"/>
        </w:rPr>
        <w:t>决策记录表的具体设计如表所示：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31804213" w14:textId="77777777" w:rsidTr="00BB437A">
        <w:tc>
          <w:tcPr>
            <w:tcW w:w="2404" w:type="dxa"/>
            <w:shd w:val="clear" w:color="auto" w:fill="A5A5A5" w:themeFill="accent3"/>
            <w:vAlign w:val="center"/>
          </w:tcPr>
          <w:p w14:paraId="414AB54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6A19E319"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7E2A22A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0043591A" w14:textId="77777777" w:rsidTr="00BB437A">
        <w:tc>
          <w:tcPr>
            <w:tcW w:w="2404" w:type="dxa"/>
            <w:shd w:val="clear" w:color="auto" w:fill="DBDBDB" w:themeFill="accent3" w:themeFillTint="66"/>
            <w:vAlign w:val="center"/>
          </w:tcPr>
          <w:p w14:paraId="2073B1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117A3DE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19A5949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决策记录</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750DD0EE" w14:textId="77777777" w:rsidTr="00BB437A">
        <w:tc>
          <w:tcPr>
            <w:tcW w:w="2404" w:type="dxa"/>
            <w:shd w:val="clear" w:color="auto" w:fill="F6F6F6" w:themeFill="accent3" w:themeFillTint="19"/>
            <w:vAlign w:val="center"/>
          </w:tcPr>
          <w:p w14:paraId="32BDFCE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decision_no</w:t>
            </w:r>
            <w:proofErr w:type="spellEnd"/>
          </w:p>
        </w:tc>
        <w:tc>
          <w:tcPr>
            <w:tcW w:w="1800" w:type="dxa"/>
            <w:shd w:val="clear" w:color="auto" w:fill="F6F6F6" w:themeFill="accent3" w:themeFillTint="19"/>
            <w:vAlign w:val="center"/>
          </w:tcPr>
          <w:p w14:paraId="3D9C2E8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32)</w:t>
            </w:r>
          </w:p>
        </w:tc>
        <w:tc>
          <w:tcPr>
            <w:tcW w:w="4332" w:type="dxa"/>
            <w:shd w:val="clear" w:color="auto" w:fill="F6F6F6" w:themeFill="accent3" w:themeFillTint="19"/>
            <w:vAlign w:val="center"/>
          </w:tcPr>
          <w:p w14:paraId="2BB25F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决策编号，唯一非空</w:t>
            </w:r>
          </w:p>
        </w:tc>
      </w:tr>
      <w:tr w:rsidR="003E056B" w:rsidRPr="00BB437A" w14:paraId="41283677" w14:textId="77777777" w:rsidTr="00BB437A">
        <w:tc>
          <w:tcPr>
            <w:tcW w:w="2404" w:type="dxa"/>
            <w:shd w:val="clear" w:color="auto" w:fill="DBDBDB" w:themeFill="accent3" w:themeFillTint="66"/>
            <w:vAlign w:val="center"/>
          </w:tcPr>
          <w:p w14:paraId="2E152D2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decision_type</w:t>
            </w:r>
            <w:proofErr w:type="spellEnd"/>
          </w:p>
        </w:tc>
        <w:tc>
          <w:tcPr>
            <w:tcW w:w="1800" w:type="dxa"/>
            <w:shd w:val="clear" w:color="auto" w:fill="DBDBDB" w:themeFill="accent3" w:themeFillTint="66"/>
            <w:vAlign w:val="center"/>
          </w:tcPr>
          <w:p w14:paraId="7D72F4C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3E2589E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决策类型：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审核建议，</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异常预警，</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资源调度，</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风险控制，</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运营优化</w:t>
            </w:r>
          </w:p>
        </w:tc>
      </w:tr>
      <w:tr w:rsidR="003E056B" w:rsidRPr="00BB437A" w14:paraId="7F194C15" w14:textId="77777777" w:rsidTr="00BB437A">
        <w:trPr>
          <w:trHeight w:val="90"/>
        </w:trPr>
        <w:tc>
          <w:tcPr>
            <w:tcW w:w="2404" w:type="dxa"/>
            <w:shd w:val="clear" w:color="auto" w:fill="F6F6F6" w:themeFill="accent3" w:themeFillTint="19"/>
            <w:vAlign w:val="center"/>
          </w:tcPr>
          <w:p w14:paraId="3EBE3B0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trigger_type</w:t>
            </w:r>
            <w:proofErr w:type="spellEnd"/>
          </w:p>
        </w:tc>
        <w:tc>
          <w:tcPr>
            <w:tcW w:w="1800" w:type="dxa"/>
            <w:shd w:val="clear" w:color="auto" w:fill="F6F6F6" w:themeFill="accent3" w:themeFillTint="19"/>
            <w:vAlign w:val="center"/>
          </w:tcPr>
          <w:p w14:paraId="22EABC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249AA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触发类型：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定时任务，</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事件触发，</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手动触发</w:t>
            </w:r>
          </w:p>
        </w:tc>
      </w:tr>
      <w:tr w:rsidR="003E056B" w:rsidRPr="00BB437A" w14:paraId="57201732" w14:textId="77777777" w:rsidTr="00BB437A">
        <w:tc>
          <w:tcPr>
            <w:tcW w:w="2404" w:type="dxa"/>
            <w:shd w:val="clear" w:color="auto" w:fill="F6F6F6" w:themeFill="accent3" w:themeFillTint="19"/>
            <w:vAlign w:val="center"/>
          </w:tcPr>
          <w:p w14:paraId="0888B8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business_type</w:t>
            </w:r>
            <w:proofErr w:type="spellEnd"/>
          </w:p>
        </w:tc>
        <w:tc>
          <w:tcPr>
            <w:tcW w:w="1800" w:type="dxa"/>
            <w:shd w:val="clear" w:color="auto" w:fill="F6F6F6" w:themeFill="accent3" w:themeFillTint="19"/>
            <w:vAlign w:val="center"/>
          </w:tcPr>
          <w:p w14:paraId="00198A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6EDE098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关联业务类型</w:t>
            </w:r>
          </w:p>
        </w:tc>
      </w:tr>
      <w:tr w:rsidR="003E056B" w:rsidRPr="00BB437A" w14:paraId="738834E7" w14:textId="77777777" w:rsidTr="00BB437A">
        <w:tc>
          <w:tcPr>
            <w:tcW w:w="2404" w:type="dxa"/>
            <w:shd w:val="clear" w:color="auto" w:fill="F6F6F6" w:themeFill="accent3" w:themeFillTint="19"/>
            <w:vAlign w:val="center"/>
          </w:tcPr>
          <w:p w14:paraId="0526C5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business_id</w:t>
            </w:r>
            <w:proofErr w:type="spellEnd"/>
          </w:p>
        </w:tc>
        <w:tc>
          <w:tcPr>
            <w:tcW w:w="1800" w:type="dxa"/>
            <w:shd w:val="clear" w:color="auto" w:fill="F6F6F6" w:themeFill="accent3" w:themeFillTint="19"/>
            <w:vAlign w:val="center"/>
          </w:tcPr>
          <w:p w14:paraId="3B76DE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A546A8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关联业务</w:t>
            </w:r>
            <w:r w:rsidRPr="00BB437A">
              <w:rPr>
                <w:rFonts w:ascii="Times New Roman" w:eastAsia="宋体" w:hAnsi="Times New Roman" w:cs="Times New Roman"/>
                <w:color w:val="000000"/>
                <w:kern w:val="0"/>
                <w:sz w:val="24"/>
                <w:szCs w:val="24"/>
                <w:lang w:bidi="ar"/>
              </w:rPr>
              <w:t xml:space="preserve"> ID</w:t>
            </w:r>
          </w:p>
        </w:tc>
      </w:tr>
      <w:tr w:rsidR="003E056B" w:rsidRPr="00BB437A" w14:paraId="06501A50" w14:textId="77777777" w:rsidTr="00BB437A">
        <w:tc>
          <w:tcPr>
            <w:tcW w:w="2404" w:type="dxa"/>
            <w:shd w:val="clear" w:color="auto" w:fill="F6F6F6" w:themeFill="accent3" w:themeFillTint="19"/>
            <w:vAlign w:val="center"/>
          </w:tcPr>
          <w:p w14:paraId="4B627D0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input_data</w:t>
            </w:r>
            <w:proofErr w:type="spellEnd"/>
          </w:p>
        </w:tc>
        <w:tc>
          <w:tcPr>
            <w:tcW w:w="1800" w:type="dxa"/>
            <w:shd w:val="clear" w:color="auto" w:fill="F6F6F6" w:themeFill="accent3" w:themeFillTint="19"/>
            <w:vAlign w:val="center"/>
          </w:tcPr>
          <w:p w14:paraId="1C6339C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25AD598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分析的原始输入数据</w:t>
            </w:r>
          </w:p>
        </w:tc>
      </w:tr>
      <w:tr w:rsidR="003E056B" w:rsidRPr="00BB437A" w14:paraId="00973C56" w14:textId="77777777" w:rsidTr="00BB437A">
        <w:tc>
          <w:tcPr>
            <w:tcW w:w="2404" w:type="dxa"/>
            <w:shd w:val="clear" w:color="auto" w:fill="F6F6F6" w:themeFill="accent3" w:themeFillTint="19"/>
            <w:vAlign w:val="center"/>
          </w:tcPr>
          <w:p w14:paraId="4A0E1E1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ai_analysis</w:t>
            </w:r>
            <w:proofErr w:type="spellEnd"/>
          </w:p>
        </w:tc>
        <w:tc>
          <w:tcPr>
            <w:tcW w:w="1800" w:type="dxa"/>
            <w:shd w:val="clear" w:color="auto" w:fill="F6F6F6" w:themeFill="accent3" w:themeFillTint="19"/>
            <w:vAlign w:val="center"/>
          </w:tcPr>
          <w:p w14:paraId="1AA6417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772925A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分析结果内容</w:t>
            </w:r>
          </w:p>
        </w:tc>
      </w:tr>
      <w:tr w:rsidR="003E056B" w:rsidRPr="00BB437A" w14:paraId="6128DAAD" w14:textId="77777777" w:rsidTr="00BB437A">
        <w:tc>
          <w:tcPr>
            <w:tcW w:w="2404" w:type="dxa"/>
            <w:shd w:val="clear" w:color="auto" w:fill="F6F6F6" w:themeFill="accent3" w:themeFillTint="19"/>
            <w:vAlign w:val="center"/>
          </w:tcPr>
          <w:p w14:paraId="44F264A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decision_result</w:t>
            </w:r>
            <w:proofErr w:type="spellEnd"/>
          </w:p>
        </w:tc>
        <w:tc>
          <w:tcPr>
            <w:tcW w:w="1800" w:type="dxa"/>
            <w:shd w:val="clear" w:color="auto" w:fill="F6F6F6" w:themeFill="accent3" w:themeFillTint="19"/>
            <w:vAlign w:val="center"/>
          </w:tcPr>
          <w:p w14:paraId="220CBB2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5D74B3F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结构化决策结果</w:t>
            </w:r>
          </w:p>
        </w:tc>
      </w:tr>
      <w:tr w:rsidR="003E056B" w:rsidRPr="00BB437A" w14:paraId="07017B0F" w14:textId="77777777" w:rsidTr="00BB437A">
        <w:tc>
          <w:tcPr>
            <w:tcW w:w="2404" w:type="dxa"/>
            <w:shd w:val="clear" w:color="auto" w:fill="F6F6F6" w:themeFill="accent3" w:themeFillTint="19"/>
            <w:vAlign w:val="center"/>
          </w:tcPr>
          <w:p w14:paraId="775A17C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suggested_actions</w:t>
            </w:r>
            <w:proofErr w:type="spellEnd"/>
          </w:p>
        </w:tc>
        <w:tc>
          <w:tcPr>
            <w:tcW w:w="1800" w:type="dxa"/>
            <w:shd w:val="clear" w:color="auto" w:fill="F6F6F6" w:themeFill="accent3" w:themeFillTint="19"/>
            <w:vAlign w:val="center"/>
          </w:tcPr>
          <w:p w14:paraId="564F33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378867C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建议执行的动作列表</w:t>
            </w:r>
          </w:p>
        </w:tc>
      </w:tr>
      <w:tr w:rsidR="003E056B" w:rsidRPr="00BB437A" w14:paraId="66DF79D6" w14:textId="77777777" w:rsidTr="00BB437A">
        <w:tc>
          <w:tcPr>
            <w:tcW w:w="2404" w:type="dxa"/>
            <w:shd w:val="clear" w:color="auto" w:fill="F6F6F6" w:themeFill="accent3" w:themeFillTint="19"/>
            <w:vAlign w:val="center"/>
          </w:tcPr>
          <w:p w14:paraId="5EDAB26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confidence</w:t>
            </w:r>
          </w:p>
        </w:tc>
        <w:tc>
          <w:tcPr>
            <w:tcW w:w="1800" w:type="dxa"/>
            <w:shd w:val="clear" w:color="auto" w:fill="F6F6F6" w:themeFill="accent3" w:themeFillTint="19"/>
            <w:vAlign w:val="center"/>
          </w:tcPr>
          <w:p w14:paraId="06FB365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5,2)</w:t>
            </w:r>
          </w:p>
        </w:tc>
        <w:tc>
          <w:tcPr>
            <w:tcW w:w="4332" w:type="dxa"/>
            <w:shd w:val="clear" w:color="auto" w:fill="F6F6F6" w:themeFill="accent3" w:themeFillTint="19"/>
            <w:vAlign w:val="center"/>
          </w:tcPr>
          <w:p w14:paraId="6E5FA8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置信度，</w:t>
            </w:r>
            <w:r w:rsidRPr="00BB437A">
              <w:rPr>
                <w:rFonts w:ascii="Times New Roman" w:eastAsia="宋体" w:hAnsi="Times New Roman" w:cs="Times New Roman"/>
                <w:color w:val="000000"/>
                <w:kern w:val="0"/>
                <w:sz w:val="24"/>
                <w:szCs w:val="24"/>
                <w:lang w:bidi="ar"/>
              </w:rPr>
              <w:t>0-100</w:t>
            </w:r>
          </w:p>
        </w:tc>
      </w:tr>
      <w:tr w:rsidR="003E056B" w:rsidRPr="00BB437A" w14:paraId="06D033EF" w14:textId="77777777" w:rsidTr="00BB437A">
        <w:tc>
          <w:tcPr>
            <w:tcW w:w="2404" w:type="dxa"/>
            <w:shd w:val="clear" w:color="auto" w:fill="F6F6F6" w:themeFill="accent3" w:themeFillTint="19"/>
            <w:vAlign w:val="center"/>
          </w:tcPr>
          <w:p w14:paraId="2651F1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priority</w:t>
            </w:r>
          </w:p>
        </w:tc>
        <w:tc>
          <w:tcPr>
            <w:tcW w:w="1800" w:type="dxa"/>
            <w:shd w:val="clear" w:color="auto" w:fill="F6F6F6" w:themeFill="accent3" w:themeFillTint="19"/>
            <w:vAlign w:val="center"/>
          </w:tcPr>
          <w:p w14:paraId="30A568D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54B38A5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优先级：</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低，</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普通，</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高，</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紧急</w:t>
            </w:r>
          </w:p>
        </w:tc>
      </w:tr>
      <w:tr w:rsidR="003E056B" w:rsidRPr="00BB437A" w14:paraId="1832A326" w14:textId="77777777" w:rsidTr="00BB437A">
        <w:tc>
          <w:tcPr>
            <w:tcW w:w="2404" w:type="dxa"/>
            <w:shd w:val="clear" w:color="auto" w:fill="F6F6F6" w:themeFill="accent3" w:themeFillTint="19"/>
            <w:vAlign w:val="center"/>
          </w:tcPr>
          <w:p w14:paraId="7C650D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4BD6D5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BDC298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待处理，</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已采纳，</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已忽略，</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部分采纳，</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自动执行中，</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执行完成，</w:t>
            </w:r>
            <w:r w:rsidRPr="00BB437A">
              <w:rPr>
                <w:rFonts w:ascii="Times New Roman" w:eastAsia="宋体" w:hAnsi="Times New Roman" w:cs="Times New Roman"/>
                <w:color w:val="000000"/>
                <w:kern w:val="0"/>
                <w:sz w:val="24"/>
                <w:szCs w:val="24"/>
                <w:lang w:bidi="ar"/>
              </w:rPr>
              <w:t xml:space="preserve">6 </w:t>
            </w:r>
            <w:r w:rsidRPr="00BB437A">
              <w:rPr>
                <w:rFonts w:ascii="Times New Roman" w:eastAsia="宋体" w:hAnsi="Times New Roman" w:cs="Times New Roman"/>
                <w:color w:val="000000"/>
                <w:kern w:val="0"/>
                <w:sz w:val="24"/>
                <w:szCs w:val="24"/>
                <w:lang w:bidi="ar"/>
              </w:rPr>
              <w:t>执行失败</w:t>
            </w:r>
          </w:p>
        </w:tc>
      </w:tr>
      <w:tr w:rsidR="003E056B" w:rsidRPr="00BB437A" w14:paraId="5737B4C4" w14:textId="77777777" w:rsidTr="00BB437A">
        <w:tc>
          <w:tcPr>
            <w:tcW w:w="2404" w:type="dxa"/>
            <w:shd w:val="clear" w:color="auto" w:fill="F6F6F6" w:themeFill="accent3" w:themeFillTint="19"/>
            <w:vAlign w:val="center"/>
          </w:tcPr>
          <w:p w14:paraId="69A9A0A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auto_execute</w:t>
            </w:r>
            <w:proofErr w:type="spellEnd"/>
          </w:p>
        </w:tc>
        <w:tc>
          <w:tcPr>
            <w:tcW w:w="1800" w:type="dxa"/>
            <w:shd w:val="clear" w:color="auto" w:fill="F6F6F6" w:themeFill="accent3" w:themeFillTint="19"/>
            <w:vAlign w:val="center"/>
          </w:tcPr>
          <w:p w14:paraId="2B84005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20D67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是否自动执行：</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是</w:t>
            </w:r>
          </w:p>
        </w:tc>
      </w:tr>
      <w:tr w:rsidR="003E056B" w:rsidRPr="00BB437A" w14:paraId="48126149" w14:textId="77777777" w:rsidTr="00BB437A">
        <w:tc>
          <w:tcPr>
            <w:tcW w:w="2404" w:type="dxa"/>
            <w:shd w:val="clear" w:color="auto" w:fill="F6F6F6" w:themeFill="accent3" w:themeFillTint="19"/>
            <w:vAlign w:val="center"/>
          </w:tcPr>
          <w:p w14:paraId="0F1EA8E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execute_result</w:t>
            </w:r>
            <w:proofErr w:type="spellEnd"/>
          </w:p>
        </w:tc>
        <w:tc>
          <w:tcPr>
            <w:tcW w:w="1800" w:type="dxa"/>
            <w:shd w:val="clear" w:color="auto" w:fill="F6F6F6" w:themeFill="accent3" w:themeFillTint="19"/>
            <w:vAlign w:val="center"/>
          </w:tcPr>
          <w:p w14:paraId="2641C33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43EBCC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动作执行结果</w:t>
            </w:r>
          </w:p>
        </w:tc>
      </w:tr>
      <w:tr w:rsidR="003E056B" w:rsidRPr="00BB437A" w14:paraId="3FF89D94" w14:textId="77777777" w:rsidTr="00BB437A">
        <w:tc>
          <w:tcPr>
            <w:tcW w:w="2404" w:type="dxa"/>
            <w:shd w:val="clear" w:color="auto" w:fill="F6F6F6" w:themeFill="accent3" w:themeFillTint="19"/>
            <w:vAlign w:val="center"/>
          </w:tcPr>
          <w:p w14:paraId="042B0C3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execute_time</w:t>
            </w:r>
            <w:proofErr w:type="spellEnd"/>
          </w:p>
        </w:tc>
        <w:tc>
          <w:tcPr>
            <w:tcW w:w="1800" w:type="dxa"/>
            <w:shd w:val="clear" w:color="auto" w:fill="F6F6F6" w:themeFill="accent3" w:themeFillTint="19"/>
            <w:vAlign w:val="center"/>
          </w:tcPr>
          <w:p w14:paraId="0280FD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991230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执行时间</w:t>
            </w:r>
          </w:p>
        </w:tc>
      </w:tr>
      <w:tr w:rsidR="003E056B" w:rsidRPr="00BB437A" w14:paraId="663C4234" w14:textId="77777777" w:rsidTr="00BB437A">
        <w:tc>
          <w:tcPr>
            <w:tcW w:w="2404" w:type="dxa"/>
            <w:shd w:val="clear" w:color="auto" w:fill="F6F6F6" w:themeFill="accent3" w:themeFillTint="19"/>
            <w:vAlign w:val="center"/>
          </w:tcPr>
          <w:p w14:paraId="3FC21AC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handled_by</w:t>
            </w:r>
            <w:proofErr w:type="spellEnd"/>
          </w:p>
        </w:tc>
        <w:tc>
          <w:tcPr>
            <w:tcW w:w="1800" w:type="dxa"/>
            <w:shd w:val="clear" w:color="auto" w:fill="F6F6F6" w:themeFill="accent3" w:themeFillTint="19"/>
            <w:vAlign w:val="center"/>
          </w:tcPr>
          <w:p w14:paraId="148ACA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B8346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处理人</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，关联管理员表</w:t>
            </w:r>
          </w:p>
        </w:tc>
      </w:tr>
      <w:tr w:rsidR="003E056B" w:rsidRPr="00BB437A" w14:paraId="78CF3CA9" w14:textId="77777777" w:rsidTr="00BB437A">
        <w:tc>
          <w:tcPr>
            <w:tcW w:w="2404" w:type="dxa"/>
            <w:shd w:val="clear" w:color="auto" w:fill="F6F6F6" w:themeFill="accent3" w:themeFillTint="19"/>
            <w:vAlign w:val="center"/>
          </w:tcPr>
          <w:p w14:paraId="30C4A46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handle_time</w:t>
            </w:r>
            <w:proofErr w:type="spellEnd"/>
          </w:p>
        </w:tc>
        <w:tc>
          <w:tcPr>
            <w:tcW w:w="1800" w:type="dxa"/>
            <w:shd w:val="clear" w:color="auto" w:fill="F6F6F6" w:themeFill="accent3" w:themeFillTint="19"/>
            <w:vAlign w:val="center"/>
          </w:tcPr>
          <w:p w14:paraId="02E4B3C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AD1AC6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处理时间</w:t>
            </w:r>
          </w:p>
        </w:tc>
      </w:tr>
      <w:tr w:rsidR="003E056B" w:rsidRPr="00BB437A" w14:paraId="71453FEE" w14:textId="77777777" w:rsidTr="00BB437A">
        <w:tc>
          <w:tcPr>
            <w:tcW w:w="2404" w:type="dxa"/>
            <w:shd w:val="clear" w:color="auto" w:fill="F6F6F6" w:themeFill="accent3" w:themeFillTint="19"/>
            <w:vAlign w:val="center"/>
          </w:tcPr>
          <w:p w14:paraId="4157296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handle_remark</w:t>
            </w:r>
            <w:proofErr w:type="spellEnd"/>
          </w:p>
        </w:tc>
        <w:tc>
          <w:tcPr>
            <w:tcW w:w="1800" w:type="dxa"/>
            <w:shd w:val="clear" w:color="auto" w:fill="F6F6F6" w:themeFill="accent3" w:themeFillTint="19"/>
            <w:vAlign w:val="center"/>
          </w:tcPr>
          <w:p w14:paraId="47DC917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73C5406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处理备注信息</w:t>
            </w:r>
          </w:p>
        </w:tc>
      </w:tr>
      <w:tr w:rsidR="003E056B" w:rsidRPr="00BB437A" w14:paraId="3717B349" w14:textId="77777777" w:rsidTr="00BB437A">
        <w:tc>
          <w:tcPr>
            <w:tcW w:w="2404" w:type="dxa"/>
            <w:shd w:val="clear" w:color="auto" w:fill="F6F6F6" w:themeFill="accent3" w:themeFillTint="19"/>
            <w:vAlign w:val="center"/>
          </w:tcPr>
          <w:p w14:paraId="08B27F6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42CF5D1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83291F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7EBFAB1D" w14:textId="77777777" w:rsidTr="00BB437A">
        <w:tc>
          <w:tcPr>
            <w:tcW w:w="2404" w:type="dxa"/>
            <w:shd w:val="clear" w:color="auto" w:fill="F6F6F6" w:themeFill="accent3" w:themeFillTint="19"/>
            <w:vAlign w:val="center"/>
          </w:tcPr>
          <w:p w14:paraId="2345D4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48F9228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8AEA36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r w:rsidR="003E056B" w:rsidRPr="00BB437A" w14:paraId="2C749D6E" w14:textId="77777777" w:rsidTr="00BB437A">
        <w:tc>
          <w:tcPr>
            <w:tcW w:w="2404" w:type="dxa"/>
            <w:shd w:val="clear" w:color="auto" w:fill="F6F6F6" w:themeFill="accent3" w:themeFillTint="19"/>
            <w:vAlign w:val="center"/>
          </w:tcPr>
          <w:p w14:paraId="1A146BA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1C73944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90D40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10C84900"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6EA535C7"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19</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AI</w:t>
      </w:r>
      <w:r w:rsidRPr="00BB437A">
        <w:rPr>
          <w:rFonts w:ascii="Times New Roman" w:eastAsia="宋体" w:hAnsi="Times New Roman" w:cs="Times New Roman"/>
          <w:color w:val="000000"/>
          <w:kern w:val="0"/>
          <w:sz w:val="24"/>
          <w:szCs w:val="24"/>
          <w:lang w:bidi="ar"/>
        </w:rPr>
        <w:t>决策规则配置表的具体设计如表所示：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191F0ACD" w14:textId="77777777" w:rsidTr="00BB437A">
        <w:tc>
          <w:tcPr>
            <w:tcW w:w="2404" w:type="dxa"/>
            <w:shd w:val="clear" w:color="auto" w:fill="A5A5A5" w:themeFill="accent3"/>
            <w:vAlign w:val="center"/>
          </w:tcPr>
          <w:p w14:paraId="530CF6A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335F12C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615F1E6C"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5D1D68BD" w14:textId="77777777" w:rsidTr="00BB437A">
        <w:tc>
          <w:tcPr>
            <w:tcW w:w="2404" w:type="dxa"/>
            <w:shd w:val="clear" w:color="auto" w:fill="DBDBDB" w:themeFill="accent3" w:themeFillTint="66"/>
            <w:vAlign w:val="center"/>
          </w:tcPr>
          <w:p w14:paraId="56EE0DB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0591555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383A9F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规则</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751648B8" w14:textId="77777777" w:rsidTr="00BB437A">
        <w:tc>
          <w:tcPr>
            <w:tcW w:w="2404" w:type="dxa"/>
            <w:shd w:val="clear" w:color="auto" w:fill="F6F6F6" w:themeFill="accent3" w:themeFillTint="19"/>
            <w:vAlign w:val="center"/>
          </w:tcPr>
          <w:p w14:paraId="4C47F0F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rule_code</w:t>
            </w:r>
            <w:proofErr w:type="spellEnd"/>
          </w:p>
        </w:tc>
        <w:tc>
          <w:tcPr>
            <w:tcW w:w="1800" w:type="dxa"/>
            <w:shd w:val="clear" w:color="auto" w:fill="F6F6F6" w:themeFill="accent3" w:themeFillTint="19"/>
            <w:vAlign w:val="center"/>
          </w:tcPr>
          <w:p w14:paraId="7EF48A3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w:t>
            </w:r>
          </w:p>
        </w:tc>
        <w:tc>
          <w:tcPr>
            <w:tcW w:w="4332" w:type="dxa"/>
            <w:shd w:val="clear" w:color="auto" w:fill="F6F6F6" w:themeFill="accent3" w:themeFillTint="19"/>
            <w:vAlign w:val="center"/>
          </w:tcPr>
          <w:p w14:paraId="0668948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规则编码，唯一非空</w:t>
            </w:r>
          </w:p>
        </w:tc>
      </w:tr>
      <w:tr w:rsidR="003E056B" w:rsidRPr="00BB437A" w14:paraId="323B5EE9" w14:textId="77777777" w:rsidTr="00BB437A">
        <w:tc>
          <w:tcPr>
            <w:tcW w:w="2404" w:type="dxa"/>
            <w:shd w:val="clear" w:color="auto" w:fill="DBDBDB" w:themeFill="accent3" w:themeFillTint="66"/>
            <w:vAlign w:val="center"/>
          </w:tcPr>
          <w:p w14:paraId="72F0A0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rule_name</w:t>
            </w:r>
            <w:proofErr w:type="spellEnd"/>
          </w:p>
        </w:tc>
        <w:tc>
          <w:tcPr>
            <w:tcW w:w="1800" w:type="dxa"/>
            <w:shd w:val="clear" w:color="auto" w:fill="DBDBDB" w:themeFill="accent3" w:themeFillTint="66"/>
            <w:vAlign w:val="center"/>
          </w:tcPr>
          <w:p w14:paraId="144DDAD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DBDBDB" w:themeFill="accent3" w:themeFillTint="66"/>
            <w:vAlign w:val="center"/>
          </w:tcPr>
          <w:p w14:paraId="09D101B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规则名称，非空</w:t>
            </w:r>
          </w:p>
        </w:tc>
      </w:tr>
      <w:tr w:rsidR="003E056B" w:rsidRPr="00BB437A" w14:paraId="415A8AD3" w14:textId="77777777" w:rsidTr="00BB437A">
        <w:tc>
          <w:tcPr>
            <w:tcW w:w="2404" w:type="dxa"/>
            <w:shd w:val="clear" w:color="auto" w:fill="F6F6F6" w:themeFill="accent3" w:themeFillTint="19"/>
            <w:vAlign w:val="center"/>
          </w:tcPr>
          <w:p w14:paraId="2AB4E88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decision_type</w:t>
            </w:r>
            <w:proofErr w:type="spellEnd"/>
          </w:p>
        </w:tc>
        <w:tc>
          <w:tcPr>
            <w:tcW w:w="1800" w:type="dxa"/>
            <w:shd w:val="clear" w:color="auto" w:fill="F6F6F6" w:themeFill="accent3" w:themeFillTint="19"/>
            <w:vAlign w:val="center"/>
          </w:tcPr>
          <w:p w14:paraId="7949AC1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A5B731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决策类型</w:t>
            </w:r>
          </w:p>
        </w:tc>
      </w:tr>
      <w:tr w:rsidR="003E056B" w:rsidRPr="00BB437A" w14:paraId="302CF4F3" w14:textId="77777777" w:rsidTr="00BB437A">
        <w:tc>
          <w:tcPr>
            <w:tcW w:w="2404" w:type="dxa"/>
            <w:shd w:val="clear" w:color="auto" w:fill="F6F6F6" w:themeFill="accent3" w:themeFillTint="19"/>
            <w:vAlign w:val="center"/>
          </w:tcPr>
          <w:p w14:paraId="498CA2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trigger_condition</w:t>
            </w:r>
            <w:proofErr w:type="spellEnd"/>
          </w:p>
        </w:tc>
        <w:tc>
          <w:tcPr>
            <w:tcW w:w="1800" w:type="dxa"/>
            <w:shd w:val="clear" w:color="auto" w:fill="F6F6F6" w:themeFill="accent3" w:themeFillTint="19"/>
            <w:vAlign w:val="center"/>
          </w:tcPr>
          <w:p w14:paraId="3337B82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7B9F7A8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规则触发条件</w:t>
            </w:r>
          </w:p>
        </w:tc>
      </w:tr>
      <w:tr w:rsidR="003E056B" w:rsidRPr="00BB437A" w14:paraId="69C09F06" w14:textId="77777777" w:rsidTr="00BB437A">
        <w:tc>
          <w:tcPr>
            <w:tcW w:w="2404" w:type="dxa"/>
            <w:shd w:val="clear" w:color="auto" w:fill="F6F6F6" w:themeFill="accent3" w:themeFillTint="19"/>
            <w:vAlign w:val="center"/>
          </w:tcPr>
          <w:p w14:paraId="47BDC8A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auto_execute</w:t>
            </w:r>
            <w:proofErr w:type="spellEnd"/>
          </w:p>
        </w:tc>
        <w:tc>
          <w:tcPr>
            <w:tcW w:w="1800" w:type="dxa"/>
            <w:shd w:val="clear" w:color="auto" w:fill="F6F6F6" w:themeFill="accent3" w:themeFillTint="19"/>
            <w:vAlign w:val="center"/>
          </w:tcPr>
          <w:p w14:paraId="56C74EE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372A385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是否自动执行：</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是</w:t>
            </w:r>
          </w:p>
        </w:tc>
      </w:tr>
      <w:tr w:rsidR="003E056B" w:rsidRPr="00BB437A" w14:paraId="0E6DC62B" w14:textId="77777777" w:rsidTr="00BB437A">
        <w:tc>
          <w:tcPr>
            <w:tcW w:w="2404" w:type="dxa"/>
            <w:shd w:val="clear" w:color="auto" w:fill="F6F6F6" w:themeFill="accent3" w:themeFillTint="19"/>
            <w:vAlign w:val="center"/>
          </w:tcPr>
          <w:p w14:paraId="1DA18A3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execute_threshold</w:t>
            </w:r>
            <w:proofErr w:type="spellEnd"/>
          </w:p>
        </w:tc>
        <w:tc>
          <w:tcPr>
            <w:tcW w:w="1800" w:type="dxa"/>
            <w:shd w:val="clear" w:color="auto" w:fill="F6F6F6" w:themeFill="accent3" w:themeFillTint="19"/>
            <w:vAlign w:val="center"/>
          </w:tcPr>
          <w:p w14:paraId="59401C1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5,2)</w:t>
            </w:r>
          </w:p>
        </w:tc>
        <w:tc>
          <w:tcPr>
            <w:tcW w:w="4332" w:type="dxa"/>
            <w:shd w:val="clear" w:color="auto" w:fill="F6F6F6" w:themeFill="accent3" w:themeFillTint="19"/>
            <w:vAlign w:val="center"/>
          </w:tcPr>
          <w:p w14:paraId="0B81D24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自动执行阈值，默认</w:t>
            </w:r>
            <w:r w:rsidRPr="00BB437A">
              <w:rPr>
                <w:rFonts w:ascii="Times New Roman" w:eastAsia="宋体" w:hAnsi="Times New Roman" w:cs="Times New Roman"/>
                <w:color w:val="000000"/>
                <w:kern w:val="0"/>
                <w:sz w:val="24"/>
                <w:szCs w:val="24"/>
                <w:lang w:bidi="ar"/>
              </w:rPr>
              <w:t xml:space="preserve"> 80.00</w:t>
            </w:r>
          </w:p>
        </w:tc>
      </w:tr>
      <w:tr w:rsidR="003E056B" w:rsidRPr="00BB437A" w14:paraId="14FF5070" w14:textId="77777777" w:rsidTr="00BB437A">
        <w:tc>
          <w:tcPr>
            <w:tcW w:w="2404" w:type="dxa"/>
            <w:shd w:val="clear" w:color="auto" w:fill="F6F6F6" w:themeFill="accent3" w:themeFillTint="19"/>
            <w:vAlign w:val="center"/>
          </w:tcPr>
          <w:p w14:paraId="24580C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enabled</w:t>
            </w:r>
          </w:p>
        </w:tc>
        <w:tc>
          <w:tcPr>
            <w:tcW w:w="1800" w:type="dxa"/>
            <w:shd w:val="clear" w:color="auto" w:fill="F6F6F6" w:themeFill="accent3" w:themeFillTint="19"/>
            <w:vAlign w:val="center"/>
          </w:tcPr>
          <w:p w14:paraId="60D903A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06DF29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是否启用：</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禁用，</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启用</w:t>
            </w:r>
          </w:p>
        </w:tc>
      </w:tr>
      <w:tr w:rsidR="003E056B" w:rsidRPr="00BB437A" w14:paraId="3624CEC0" w14:textId="77777777" w:rsidTr="00BB437A">
        <w:tc>
          <w:tcPr>
            <w:tcW w:w="2404" w:type="dxa"/>
            <w:shd w:val="clear" w:color="auto" w:fill="F6F6F6" w:themeFill="accent3" w:themeFillTint="19"/>
            <w:vAlign w:val="center"/>
          </w:tcPr>
          <w:p w14:paraId="21BD8F2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description</w:t>
            </w:r>
          </w:p>
        </w:tc>
        <w:tc>
          <w:tcPr>
            <w:tcW w:w="1800" w:type="dxa"/>
            <w:shd w:val="clear" w:color="auto" w:fill="F6F6F6" w:themeFill="accent3" w:themeFillTint="19"/>
            <w:vAlign w:val="center"/>
          </w:tcPr>
          <w:p w14:paraId="0029FF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663263A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规则描述信息</w:t>
            </w:r>
          </w:p>
        </w:tc>
      </w:tr>
      <w:tr w:rsidR="003E056B" w:rsidRPr="00BB437A" w14:paraId="2AB7DE51" w14:textId="77777777" w:rsidTr="00BB437A">
        <w:tc>
          <w:tcPr>
            <w:tcW w:w="2404" w:type="dxa"/>
            <w:shd w:val="clear" w:color="auto" w:fill="F6F6F6" w:themeFill="accent3" w:themeFillTint="19"/>
            <w:vAlign w:val="center"/>
          </w:tcPr>
          <w:p w14:paraId="3D1C6F3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06E39E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54532B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33DDE133" w14:textId="77777777" w:rsidTr="00BB437A">
        <w:tc>
          <w:tcPr>
            <w:tcW w:w="2404" w:type="dxa"/>
            <w:shd w:val="clear" w:color="auto" w:fill="F6F6F6" w:themeFill="accent3" w:themeFillTint="19"/>
            <w:vAlign w:val="center"/>
          </w:tcPr>
          <w:p w14:paraId="6AD88D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10BD7E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50B466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bl>
    <w:p w14:paraId="62153D76"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63E3D333"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20</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AI</w:t>
      </w:r>
      <w:r w:rsidRPr="00BB437A">
        <w:rPr>
          <w:rFonts w:ascii="Times New Roman" w:eastAsia="宋体" w:hAnsi="Times New Roman" w:cs="Times New Roman"/>
          <w:color w:val="000000"/>
          <w:kern w:val="0"/>
          <w:sz w:val="24"/>
          <w:szCs w:val="24"/>
          <w:lang w:bidi="ar"/>
        </w:rPr>
        <w:t>对话消息表的具体设计如表所示：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65B04468" w14:textId="77777777" w:rsidTr="00BB437A">
        <w:tc>
          <w:tcPr>
            <w:tcW w:w="2404" w:type="dxa"/>
            <w:shd w:val="clear" w:color="auto" w:fill="A5A5A5" w:themeFill="accent3"/>
            <w:vAlign w:val="center"/>
          </w:tcPr>
          <w:p w14:paraId="362A249E"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09CB9A1E"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62E426C5"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1B507EE3" w14:textId="77777777" w:rsidTr="00BB437A">
        <w:tc>
          <w:tcPr>
            <w:tcW w:w="2404" w:type="dxa"/>
            <w:shd w:val="clear" w:color="auto" w:fill="DBDBDB" w:themeFill="accent3" w:themeFillTint="66"/>
            <w:vAlign w:val="center"/>
          </w:tcPr>
          <w:p w14:paraId="363D38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65B6F7F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7538CE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消息</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20B6A6C4" w14:textId="77777777" w:rsidTr="00BB437A">
        <w:tc>
          <w:tcPr>
            <w:tcW w:w="2404" w:type="dxa"/>
            <w:shd w:val="clear" w:color="auto" w:fill="F6F6F6" w:themeFill="accent3" w:themeFillTint="19"/>
            <w:vAlign w:val="center"/>
          </w:tcPr>
          <w:p w14:paraId="7A209A8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conversation_id</w:t>
            </w:r>
            <w:proofErr w:type="spellEnd"/>
          </w:p>
        </w:tc>
        <w:tc>
          <w:tcPr>
            <w:tcW w:w="1800" w:type="dxa"/>
            <w:shd w:val="clear" w:color="auto" w:fill="F6F6F6" w:themeFill="accent3" w:themeFillTint="19"/>
            <w:vAlign w:val="center"/>
          </w:tcPr>
          <w:p w14:paraId="4FD666D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6F335E5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会话</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对话主表</w:t>
            </w:r>
          </w:p>
        </w:tc>
      </w:tr>
      <w:tr w:rsidR="003E056B" w:rsidRPr="00BB437A" w14:paraId="7EF48A34" w14:textId="77777777" w:rsidTr="00BB437A">
        <w:tc>
          <w:tcPr>
            <w:tcW w:w="2404" w:type="dxa"/>
            <w:shd w:val="clear" w:color="auto" w:fill="DBDBDB" w:themeFill="accent3" w:themeFillTint="66"/>
            <w:vAlign w:val="center"/>
          </w:tcPr>
          <w:p w14:paraId="1A2876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sender_type</w:t>
            </w:r>
            <w:proofErr w:type="spellEnd"/>
          </w:p>
        </w:tc>
        <w:tc>
          <w:tcPr>
            <w:tcW w:w="1800" w:type="dxa"/>
            <w:shd w:val="clear" w:color="auto" w:fill="DBDBDB" w:themeFill="accent3" w:themeFillTint="66"/>
            <w:vAlign w:val="center"/>
          </w:tcPr>
          <w:p w14:paraId="1D591F1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7F0BB3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发送者类型：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1AI</w:t>
            </w:r>
          </w:p>
        </w:tc>
      </w:tr>
      <w:tr w:rsidR="003E056B" w:rsidRPr="00BB437A" w14:paraId="363D751E" w14:textId="77777777" w:rsidTr="00BB437A">
        <w:tc>
          <w:tcPr>
            <w:tcW w:w="2404" w:type="dxa"/>
            <w:shd w:val="clear" w:color="auto" w:fill="F6F6F6" w:themeFill="accent3" w:themeFillTint="19"/>
            <w:vAlign w:val="center"/>
          </w:tcPr>
          <w:p w14:paraId="0666E68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message_type</w:t>
            </w:r>
            <w:proofErr w:type="spellEnd"/>
          </w:p>
        </w:tc>
        <w:tc>
          <w:tcPr>
            <w:tcW w:w="1800" w:type="dxa"/>
            <w:shd w:val="clear" w:color="auto" w:fill="F6F6F6" w:themeFill="accent3" w:themeFillTint="19"/>
            <w:vAlign w:val="center"/>
          </w:tcPr>
          <w:p w14:paraId="34A58ED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4E65E63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文本，</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图片，</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语音，</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系统通知</w:t>
            </w:r>
          </w:p>
        </w:tc>
      </w:tr>
      <w:tr w:rsidR="003E056B" w:rsidRPr="00BB437A" w14:paraId="3540372B" w14:textId="77777777" w:rsidTr="00BB437A">
        <w:tc>
          <w:tcPr>
            <w:tcW w:w="2404" w:type="dxa"/>
            <w:shd w:val="clear" w:color="auto" w:fill="F6F6F6" w:themeFill="accent3" w:themeFillTint="19"/>
            <w:vAlign w:val="center"/>
          </w:tcPr>
          <w:p w14:paraId="6EC2CF0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428CEBD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333FE4F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消息内容</w:t>
            </w:r>
          </w:p>
        </w:tc>
      </w:tr>
      <w:tr w:rsidR="003E056B" w:rsidRPr="00BB437A" w14:paraId="0F4207D1" w14:textId="77777777" w:rsidTr="00BB437A">
        <w:tc>
          <w:tcPr>
            <w:tcW w:w="2404" w:type="dxa"/>
            <w:shd w:val="clear" w:color="auto" w:fill="F6F6F6" w:themeFill="accent3" w:themeFillTint="19"/>
            <w:vAlign w:val="center"/>
          </w:tcPr>
          <w:p w14:paraId="7B91391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response_time</w:t>
            </w:r>
            <w:proofErr w:type="spellEnd"/>
          </w:p>
        </w:tc>
        <w:tc>
          <w:tcPr>
            <w:tcW w:w="1800" w:type="dxa"/>
            <w:shd w:val="clear" w:color="auto" w:fill="F6F6F6" w:themeFill="accent3" w:themeFillTint="19"/>
            <w:vAlign w:val="center"/>
          </w:tcPr>
          <w:p w14:paraId="0D4945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EFE5C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响应时间，单位：毫秒</w:t>
            </w:r>
          </w:p>
        </w:tc>
      </w:tr>
      <w:tr w:rsidR="003E056B" w:rsidRPr="00BB437A" w14:paraId="41B322D9" w14:textId="77777777" w:rsidTr="00BB437A">
        <w:tc>
          <w:tcPr>
            <w:tcW w:w="2404" w:type="dxa"/>
            <w:shd w:val="clear" w:color="auto" w:fill="F6F6F6" w:themeFill="accent3" w:themeFillTint="19"/>
            <w:vAlign w:val="center"/>
          </w:tcPr>
          <w:p w14:paraId="73328F5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extra_info</w:t>
            </w:r>
            <w:proofErr w:type="spellEnd"/>
          </w:p>
        </w:tc>
        <w:tc>
          <w:tcPr>
            <w:tcW w:w="1800" w:type="dxa"/>
            <w:shd w:val="clear" w:color="auto" w:fill="F6F6F6" w:themeFill="accent3" w:themeFillTint="19"/>
            <w:vAlign w:val="center"/>
          </w:tcPr>
          <w:p w14:paraId="75B252E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55232E4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扩展信息（如图片</w:t>
            </w:r>
            <w:r w:rsidRPr="00BB437A">
              <w:rPr>
                <w:rFonts w:ascii="Times New Roman" w:eastAsia="宋体" w:hAnsi="Times New Roman" w:cs="Times New Roman"/>
                <w:color w:val="000000"/>
                <w:kern w:val="0"/>
                <w:sz w:val="24"/>
                <w:szCs w:val="24"/>
                <w:lang w:bidi="ar"/>
              </w:rPr>
              <w:t xml:space="preserve"> URL</w:t>
            </w:r>
            <w:r w:rsidRPr="00BB437A">
              <w:rPr>
                <w:rFonts w:ascii="Times New Roman" w:eastAsia="宋体" w:hAnsi="Times New Roman" w:cs="Times New Roman"/>
                <w:color w:val="000000"/>
                <w:kern w:val="0"/>
                <w:sz w:val="24"/>
                <w:szCs w:val="24"/>
                <w:lang w:bidi="ar"/>
              </w:rPr>
              <w:t>、语音时长等）</w:t>
            </w:r>
          </w:p>
        </w:tc>
      </w:tr>
      <w:tr w:rsidR="003E056B" w:rsidRPr="00BB437A" w14:paraId="05EB314E" w14:textId="77777777" w:rsidTr="00BB437A">
        <w:tc>
          <w:tcPr>
            <w:tcW w:w="2404" w:type="dxa"/>
            <w:shd w:val="clear" w:color="auto" w:fill="F6F6F6" w:themeFill="accent3" w:themeFillTint="19"/>
            <w:vAlign w:val="center"/>
          </w:tcPr>
          <w:p w14:paraId="104CBC7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send_time</w:t>
            </w:r>
            <w:proofErr w:type="spellEnd"/>
          </w:p>
        </w:tc>
        <w:tc>
          <w:tcPr>
            <w:tcW w:w="1800" w:type="dxa"/>
            <w:shd w:val="clear" w:color="auto" w:fill="F6F6F6" w:themeFill="accent3" w:themeFillTint="19"/>
            <w:vAlign w:val="center"/>
          </w:tcPr>
          <w:p w14:paraId="6AE8098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2C3A05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消息发送时间</w:t>
            </w:r>
          </w:p>
        </w:tc>
      </w:tr>
      <w:tr w:rsidR="003E056B" w:rsidRPr="00BB437A" w14:paraId="3357DA98" w14:textId="77777777" w:rsidTr="00BB437A">
        <w:tc>
          <w:tcPr>
            <w:tcW w:w="2404" w:type="dxa"/>
            <w:shd w:val="clear" w:color="auto" w:fill="F6F6F6" w:themeFill="accent3" w:themeFillTint="19"/>
            <w:vAlign w:val="center"/>
          </w:tcPr>
          <w:p w14:paraId="2ACF2E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6948907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FDB18E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4C69D049"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12685CE9"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21</w:t>
      </w:r>
      <w:r w:rsidRPr="00BB437A">
        <w:rPr>
          <w:rFonts w:ascii="Times New Roman" w:eastAsia="宋体" w:hAnsi="Times New Roman" w:cs="Times New Roman"/>
          <w:color w:val="000000"/>
          <w:kern w:val="0"/>
          <w:sz w:val="24"/>
          <w:szCs w:val="24"/>
          <w:lang w:bidi="ar"/>
        </w:rPr>
        <w:t>）邀请码表的具体设计如表所示：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1EBDB25B" w14:textId="77777777" w:rsidTr="00BB437A">
        <w:tc>
          <w:tcPr>
            <w:tcW w:w="2404" w:type="dxa"/>
            <w:shd w:val="clear" w:color="auto" w:fill="A5A5A5" w:themeFill="accent3"/>
            <w:vAlign w:val="center"/>
          </w:tcPr>
          <w:p w14:paraId="48C108B2"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30777B64"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72C5864A"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5B880D9C" w14:textId="77777777" w:rsidTr="00BB437A">
        <w:tc>
          <w:tcPr>
            <w:tcW w:w="2404" w:type="dxa"/>
            <w:shd w:val="clear" w:color="auto" w:fill="DBDBDB" w:themeFill="accent3" w:themeFillTint="66"/>
            <w:vAlign w:val="center"/>
          </w:tcPr>
          <w:p w14:paraId="6E700F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5BFF005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0BD5C3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邀请码</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10AB8ABB" w14:textId="77777777" w:rsidTr="00BB437A">
        <w:tc>
          <w:tcPr>
            <w:tcW w:w="2404" w:type="dxa"/>
            <w:shd w:val="clear" w:color="auto" w:fill="F6F6F6" w:themeFill="accent3" w:themeFillTint="19"/>
            <w:vAlign w:val="center"/>
          </w:tcPr>
          <w:p w14:paraId="0D7F132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code</w:t>
            </w:r>
          </w:p>
        </w:tc>
        <w:tc>
          <w:tcPr>
            <w:tcW w:w="1800" w:type="dxa"/>
            <w:shd w:val="clear" w:color="auto" w:fill="F6F6F6" w:themeFill="accent3" w:themeFillTint="19"/>
            <w:vAlign w:val="center"/>
          </w:tcPr>
          <w:p w14:paraId="5F0DC3A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32)</w:t>
            </w:r>
          </w:p>
        </w:tc>
        <w:tc>
          <w:tcPr>
            <w:tcW w:w="4332" w:type="dxa"/>
            <w:shd w:val="clear" w:color="auto" w:fill="F6F6F6" w:themeFill="accent3" w:themeFillTint="19"/>
            <w:vAlign w:val="center"/>
          </w:tcPr>
          <w:p w14:paraId="2E1903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邀请码，非空</w:t>
            </w:r>
          </w:p>
        </w:tc>
      </w:tr>
      <w:tr w:rsidR="003E056B" w:rsidRPr="00BB437A" w14:paraId="1AD6A1B4" w14:textId="77777777" w:rsidTr="00BB437A">
        <w:tc>
          <w:tcPr>
            <w:tcW w:w="2404" w:type="dxa"/>
            <w:shd w:val="clear" w:color="auto" w:fill="DBDBDB" w:themeFill="accent3" w:themeFillTint="66"/>
            <w:vAlign w:val="center"/>
          </w:tcPr>
          <w:p w14:paraId="1FF5D75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created_by</w:t>
            </w:r>
            <w:proofErr w:type="spellEnd"/>
          </w:p>
        </w:tc>
        <w:tc>
          <w:tcPr>
            <w:tcW w:w="1800" w:type="dxa"/>
            <w:shd w:val="clear" w:color="auto" w:fill="DBDBDB" w:themeFill="accent3" w:themeFillTint="66"/>
            <w:vAlign w:val="center"/>
          </w:tcPr>
          <w:p w14:paraId="3553E3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E57013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创建人</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，超级管理员，非空</w:t>
            </w:r>
          </w:p>
        </w:tc>
      </w:tr>
      <w:tr w:rsidR="003E056B" w:rsidRPr="00BB437A" w14:paraId="0E9ABA95" w14:textId="77777777" w:rsidTr="00BB437A">
        <w:tc>
          <w:tcPr>
            <w:tcW w:w="2404" w:type="dxa"/>
            <w:shd w:val="clear" w:color="auto" w:fill="F6F6F6" w:themeFill="accent3" w:themeFillTint="19"/>
            <w:vAlign w:val="center"/>
          </w:tcPr>
          <w:p w14:paraId="370640A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target_type</w:t>
            </w:r>
            <w:proofErr w:type="spellEnd"/>
          </w:p>
        </w:tc>
        <w:tc>
          <w:tcPr>
            <w:tcW w:w="1800" w:type="dxa"/>
            <w:shd w:val="clear" w:color="auto" w:fill="F6F6F6" w:themeFill="accent3" w:themeFillTint="19"/>
            <w:vAlign w:val="center"/>
          </w:tcPr>
          <w:p w14:paraId="05EAD4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CD410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注册后管理员类型：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超级管理员，</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普通管理员，</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审核员，</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客服，</w:t>
            </w:r>
            <w:r w:rsidRPr="00BB437A">
              <w:rPr>
                <w:rFonts w:ascii="Times New Roman" w:eastAsia="宋体" w:hAnsi="Times New Roman" w:cs="Times New Roman"/>
                <w:color w:val="000000"/>
                <w:kern w:val="0"/>
                <w:sz w:val="24"/>
                <w:szCs w:val="24"/>
                <w:lang w:bidi="ar"/>
              </w:rPr>
              <w:t xml:space="preserve">4 </w:t>
            </w:r>
            <w:proofErr w:type="gramStart"/>
            <w:r w:rsidRPr="00BB437A">
              <w:rPr>
                <w:rFonts w:ascii="Times New Roman" w:eastAsia="宋体" w:hAnsi="Times New Roman" w:cs="Times New Roman"/>
                <w:color w:val="000000"/>
                <w:kern w:val="0"/>
                <w:sz w:val="24"/>
                <w:szCs w:val="24"/>
                <w:lang w:bidi="ar"/>
              </w:rPr>
              <w:t>紧急响应</w:t>
            </w:r>
            <w:proofErr w:type="gramEnd"/>
            <w:r w:rsidRPr="00BB437A">
              <w:rPr>
                <w:rFonts w:ascii="Times New Roman" w:eastAsia="宋体" w:hAnsi="Times New Roman" w:cs="Times New Roman"/>
                <w:color w:val="000000"/>
                <w:kern w:val="0"/>
                <w:sz w:val="24"/>
                <w:szCs w:val="24"/>
                <w:lang w:bidi="ar"/>
              </w:rPr>
              <w:t>人员，</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论坛管理员，</w:t>
            </w:r>
            <w:r w:rsidRPr="00BB437A">
              <w:rPr>
                <w:rFonts w:ascii="Times New Roman" w:eastAsia="宋体" w:hAnsi="Times New Roman" w:cs="Times New Roman"/>
                <w:color w:val="000000"/>
                <w:kern w:val="0"/>
                <w:sz w:val="24"/>
                <w:szCs w:val="24"/>
                <w:lang w:bidi="ar"/>
              </w:rPr>
              <w:t xml:space="preserve">10 </w:t>
            </w:r>
            <w:r w:rsidRPr="00BB437A">
              <w:rPr>
                <w:rFonts w:ascii="Times New Roman" w:eastAsia="宋体" w:hAnsi="Times New Roman" w:cs="Times New Roman"/>
                <w:color w:val="000000"/>
                <w:kern w:val="0"/>
                <w:sz w:val="24"/>
                <w:szCs w:val="24"/>
                <w:lang w:bidi="ar"/>
              </w:rPr>
              <w:t>未分配身份</w:t>
            </w:r>
          </w:p>
        </w:tc>
      </w:tr>
      <w:tr w:rsidR="003E056B" w:rsidRPr="00BB437A" w14:paraId="63FA773D" w14:textId="77777777" w:rsidTr="00BB437A">
        <w:tc>
          <w:tcPr>
            <w:tcW w:w="2404" w:type="dxa"/>
            <w:shd w:val="clear" w:color="auto" w:fill="F6F6F6" w:themeFill="accent3" w:themeFillTint="19"/>
            <w:vAlign w:val="center"/>
          </w:tcPr>
          <w:p w14:paraId="60F48F1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max_uses</w:t>
            </w:r>
            <w:proofErr w:type="spellEnd"/>
          </w:p>
        </w:tc>
        <w:tc>
          <w:tcPr>
            <w:tcW w:w="1800" w:type="dxa"/>
            <w:shd w:val="clear" w:color="auto" w:fill="F6F6F6" w:themeFill="accent3" w:themeFillTint="19"/>
            <w:vAlign w:val="center"/>
          </w:tcPr>
          <w:p w14:paraId="212333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E6BAD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最大使用次数，默认</w:t>
            </w:r>
            <w:r w:rsidRPr="00BB437A">
              <w:rPr>
                <w:rFonts w:ascii="Times New Roman" w:eastAsia="宋体" w:hAnsi="Times New Roman" w:cs="Times New Roman"/>
                <w:color w:val="000000"/>
                <w:kern w:val="0"/>
                <w:sz w:val="24"/>
                <w:szCs w:val="24"/>
                <w:lang w:bidi="ar"/>
              </w:rPr>
              <w:t xml:space="preserve"> 1</w:t>
            </w:r>
          </w:p>
        </w:tc>
      </w:tr>
      <w:tr w:rsidR="003E056B" w:rsidRPr="00BB437A" w14:paraId="5D550AF6" w14:textId="77777777" w:rsidTr="00BB437A">
        <w:tc>
          <w:tcPr>
            <w:tcW w:w="2404" w:type="dxa"/>
            <w:shd w:val="clear" w:color="auto" w:fill="F6F6F6" w:themeFill="accent3" w:themeFillTint="19"/>
            <w:vAlign w:val="center"/>
          </w:tcPr>
          <w:p w14:paraId="1ABD4B9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used_count</w:t>
            </w:r>
            <w:proofErr w:type="spellEnd"/>
          </w:p>
        </w:tc>
        <w:tc>
          <w:tcPr>
            <w:tcW w:w="1800" w:type="dxa"/>
            <w:shd w:val="clear" w:color="auto" w:fill="F6F6F6" w:themeFill="accent3" w:themeFillTint="19"/>
            <w:vAlign w:val="center"/>
          </w:tcPr>
          <w:p w14:paraId="6B0966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62B1E2C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已使用次数，默认</w:t>
            </w:r>
            <w:r w:rsidRPr="00BB437A">
              <w:rPr>
                <w:rFonts w:ascii="Times New Roman" w:eastAsia="宋体" w:hAnsi="Times New Roman" w:cs="Times New Roman"/>
                <w:color w:val="000000"/>
                <w:kern w:val="0"/>
                <w:sz w:val="24"/>
                <w:szCs w:val="24"/>
                <w:lang w:bidi="ar"/>
              </w:rPr>
              <w:t xml:space="preserve"> 0</w:t>
            </w:r>
          </w:p>
        </w:tc>
      </w:tr>
      <w:tr w:rsidR="003E056B" w:rsidRPr="00BB437A" w14:paraId="2DDD36B5" w14:textId="77777777" w:rsidTr="00BB437A">
        <w:tc>
          <w:tcPr>
            <w:tcW w:w="2404" w:type="dxa"/>
            <w:shd w:val="clear" w:color="auto" w:fill="F6F6F6" w:themeFill="accent3" w:themeFillTint="19"/>
            <w:vAlign w:val="center"/>
          </w:tcPr>
          <w:p w14:paraId="22925B1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expire_time</w:t>
            </w:r>
            <w:proofErr w:type="spellEnd"/>
          </w:p>
        </w:tc>
        <w:tc>
          <w:tcPr>
            <w:tcW w:w="1800" w:type="dxa"/>
            <w:shd w:val="clear" w:color="auto" w:fill="F6F6F6" w:themeFill="accent3" w:themeFillTint="19"/>
            <w:vAlign w:val="center"/>
          </w:tcPr>
          <w:p w14:paraId="63BCF4B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63040FC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过期时间</w:t>
            </w:r>
          </w:p>
        </w:tc>
      </w:tr>
      <w:tr w:rsidR="003E056B" w:rsidRPr="00BB437A" w14:paraId="4580BCD5" w14:textId="77777777" w:rsidTr="00BB437A">
        <w:tc>
          <w:tcPr>
            <w:tcW w:w="2404" w:type="dxa"/>
            <w:shd w:val="clear" w:color="auto" w:fill="F6F6F6" w:themeFill="accent3" w:themeFillTint="19"/>
            <w:vAlign w:val="center"/>
          </w:tcPr>
          <w:p w14:paraId="1A887E3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status</w:t>
            </w:r>
          </w:p>
        </w:tc>
        <w:tc>
          <w:tcPr>
            <w:tcW w:w="1800" w:type="dxa"/>
            <w:shd w:val="clear" w:color="auto" w:fill="F6F6F6" w:themeFill="accent3" w:themeFillTint="19"/>
            <w:vAlign w:val="center"/>
          </w:tcPr>
          <w:p w14:paraId="015DFFB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E28924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有效，</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已禁用</w:t>
            </w:r>
          </w:p>
        </w:tc>
      </w:tr>
      <w:tr w:rsidR="003E056B" w:rsidRPr="00BB437A" w14:paraId="6F4F29DD" w14:textId="77777777" w:rsidTr="00BB437A">
        <w:tc>
          <w:tcPr>
            <w:tcW w:w="2404" w:type="dxa"/>
            <w:shd w:val="clear" w:color="auto" w:fill="F6F6F6" w:themeFill="accent3" w:themeFillTint="19"/>
            <w:vAlign w:val="center"/>
          </w:tcPr>
          <w:p w14:paraId="76D9133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00C28F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309F02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r w:rsidR="003E056B" w:rsidRPr="00BB437A" w14:paraId="57992E00" w14:textId="77777777" w:rsidTr="00BB437A">
        <w:tc>
          <w:tcPr>
            <w:tcW w:w="2404" w:type="dxa"/>
            <w:shd w:val="clear" w:color="auto" w:fill="F6F6F6" w:themeFill="accent3" w:themeFillTint="19"/>
            <w:vAlign w:val="center"/>
          </w:tcPr>
          <w:p w14:paraId="4B05E7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3C9BF3F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5EAB11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更新时间，更新自动刷新</w:t>
            </w:r>
          </w:p>
        </w:tc>
      </w:tr>
    </w:tbl>
    <w:p w14:paraId="2A86A3FF"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0A4E39FE"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22</w:t>
      </w:r>
      <w:r w:rsidRPr="00BB437A">
        <w:rPr>
          <w:rFonts w:ascii="Times New Roman" w:eastAsia="宋体" w:hAnsi="Times New Roman" w:cs="Times New Roman"/>
          <w:color w:val="000000"/>
          <w:kern w:val="0"/>
          <w:sz w:val="24"/>
          <w:szCs w:val="24"/>
          <w:lang w:bidi="ar"/>
        </w:rPr>
        <w:t>）审核操作日志表的具体设计如表所示：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7C2A30BF" w14:textId="77777777" w:rsidTr="00BB437A">
        <w:tc>
          <w:tcPr>
            <w:tcW w:w="2404" w:type="dxa"/>
            <w:shd w:val="clear" w:color="auto" w:fill="A5A5A5" w:themeFill="accent3"/>
            <w:vAlign w:val="center"/>
          </w:tcPr>
          <w:p w14:paraId="76137C45"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64934957"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01718C9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00B85460" w14:textId="77777777" w:rsidTr="00BB437A">
        <w:tc>
          <w:tcPr>
            <w:tcW w:w="2404" w:type="dxa"/>
            <w:shd w:val="clear" w:color="auto" w:fill="DBDBDB" w:themeFill="accent3" w:themeFillTint="66"/>
            <w:vAlign w:val="center"/>
          </w:tcPr>
          <w:p w14:paraId="799D17A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1AA2632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DBDBDB" w:themeFill="accent3" w:themeFillTint="66"/>
            <w:vAlign w:val="center"/>
          </w:tcPr>
          <w:p w14:paraId="62C37DA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日志</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06D688C" w14:textId="77777777" w:rsidTr="00BB437A">
        <w:tc>
          <w:tcPr>
            <w:tcW w:w="2404" w:type="dxa"/>
            <w:shd w:val="clear" w:color="auto" w:fill="F6F6F6" w:themeFill="accent3" w:themeFillTint="19"/>
            <w:vAlign w:val="center"/>
          </w:tcPr>
          <w:p w14:paraId="3A899F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audit_id</w:t>
            </w:r>
            <w:proofErr w:type="spellEnd"/>
          </w:p>
        </w:tc>
        <w:tc>
          <w:tcPr>
            <w:tcW w:w="1800" w:type="dxa"/>
            <w:shd w:val="clear" w:color="auto" w:fill="F6F6F6" w:themeFill="accent3" w:themeFillTint="19"/>
            <w:vAlign w:val="center"/>
          </w:tcPr>
          <w:p w14:paraId="4CAB38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5F93B40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审核记录</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，关联审核记录表</w:t>
            </w:r>
          </w:p>
        </w:tc>
      </w:tr>
      <w:tr w:rsidR="003E056B" w:rsidRPr="00BB437A" w14:paraId="3DE4D4B4" w14:textId="77777777" w:rsidTr="00BB437A">
        <w:tc>
          <w:tcPr>
            <w:tcW w:w="2404" w:type="dxa"/>
            <w:shd w:val="clear" w:color="auto" w:fill="DBDBDB" w:themeFill="accent3" w:themeFillTint="66"/>
            <w:vAlign w:val="center"/>
          </w:tcPr>
          <w:p w14:paraId="4050A9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admin_id</w:t>
            </w:r>
            <w:proofErr w:type="spellEnd"/>
          </w:p>
        </w:tc>
        <w:tc>
          <w:tcPr>
            <w:tcW w:w="1800" w:type="dxa"/>
            <w:shd w:val="clear" w:color="auto" w:fill="DBDBDB" w:themeFill="accent3" w:themeFillTint="66"/>
            <w:vAlign w:val="center"/>
          </w:tcPr>
          <w:p w14:paraId="71729B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DBDBDB" w:themeFill="accent3" w:themeFillTint="66"/>
            <w:vAlign w:val="center"/>
          </w:tcPr>
          <w:p w14:paraId="54BEFC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操作人</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，关联管理员表</w:t>
            </w:r>
          </w:p>
        </w:tc>
      </w:tr>
      <w:tr w:rsidR="003E056B" w:rsidRPr="00BB437A" w14:paraId="73C46823" w14:textId="77777777" w:rsidTr="00BB437A">
        <w:tc>
          <w:tcPr>
            <w:tcW w:w="2404" w:type="dxa"/>
            <w:shd w:val="clear" w:color="auto" w:fill="F6F6F6" w:themeFill="accent3" w:themeFillTint="19"/>
            <w:vAlign w:val="center"/>
          </w:tcPr>
          <w:p w14:paraId="0EC0D17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action</w:t>
            </w:r>
          </w:p>
        </w:tc>
        <w:tc>
          <w:tcPr>
            <w:tcW w:w="1800" w:type="dxa"/>
            <w:shd w:val="clear" w:color="auto" w:fill="F6F6F6" w:themeFill="accent3" w:themeFillTint="19"/>
            <w:vAlign w:val="center"/>
          </w:tcPr>
          <w:p w14:paraId="16306E1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5AFB3F9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提交审核，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审核通过，</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审核拒绝，</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要求补充材料，</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转交他人，</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撤回，</w:t>
            </w:r>
            <w:r w:rsidRPr="00BB437A">
              <w:rPr>
                <w:rFonts w:ascii="Times New Roman" w:eastAsia="宋体" w:hAnsi="Times New Roman" w:cs="Times New Roman"/>
                <w:color w:val="000000"/>
                <w:kern w:val="0"/>
                <w:sz w:val="24"/>
                <w:szCs w:val="24"/>
                <w:lang w:bidi="ar"/>
              </w:rPr>
              <w:t xml:space="preserve">6 </w:t>
            </w:r>
            <w:r w:rsidRPr="00BB437A">
              <w:rPr>
                <w:rFonts w:ascii="Times New Roman" w:eastAsia="宋体" w:hAnsi="Times New Roman" w:cs="Times New Roman"/>
                <w:color w:val="000000"/>
                <w:kern w:val="0"/>
                <w:sz w:val="24"/>
                <w:szCs w:val="24"/>
                <w:lang w:bidi="ar"/>
              </w:rPr>
              <w:t>重新提交</w:t>
            </w:r>
          </w:p>
        </w:tc>
      </w:tr>
      <w:tr w:rsidR="003E056B" w:rsidRPr="00BB437A" w14:paraId="6B82DAF2" w14:textId="77777777" w:rsidTr="00BB437A">
        <w:tc>
          <w:tcPr>
            <w:tcW w:w="2404" w:type="dxa"/>
            <w:shd w:val="clear" w:color="auto" w:fill="F6F6F6" w:themeFill="accent3" w:themeFillTint="19"/>
            <w:vAlign w:val="center"/>
          </w:tcPr>
          <w:p w14:paraId="50DBFB7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from_status</w:t>
            </w:r>
            <w:proofErr w:type="spellEnd"/>
          </w:p>
        </w:tc>
        <w:tc>
          <w:tcPr>
            <w:tcW w:w="1800" w:type="dxa"/>
            <w:shd w:val="clear" w:color="auto" w:fill="F6F6F6" w:themeFill="accent3" w:themeFillTint="19"/>
            <w:vAlign w:val="center"/>
          </w:tcPr>
          <w:p w14:paraId="224A6AF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1BF6F0D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操作前状态</w:t>
            </w:r>
          </w:p>
        </w:tc>
      </w:tr>
      <w:tr w:rsidR="003E056B" w:rsidRPr="00BB437A" w14:paraId="146A6AE9" w14:textId="77777777" w:rsidTr="00BB437A">
        <w:tc>
          <w:tcPr>
            <w:tcW w:w="2404" w:type="dxa"/>
            <w:shd w:val="clear" w:color="auto" w:fill="F6F6F6" w:themeFill="accent3" w:themeFillTint="19"/>
            <w:vAlign w:val="center"/>
          </w:tcPr>
          <w:p w14:paraId="16166A8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to_status</w:t>
            </w:r>
            <w:proofErr w:type="spellEnd"/>
          </w:p>
        </w:tc>
        <w:tc>
          <w:tcPr>
            <w:tcW w:w="1800" w:type="dxa"/>
            <w:shd w:val="clear" w:color="auto" w:fill="F6F6F6" w:themeFill="accent3" w:themeFillTint="19"/>
            <w:vAlign w:val="center"/>
          </w:tcPr>
          <w:p w14:paraId="7500A29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346B536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操作后状态</w:t>
            </w:r>
          </w:p>
        </w:tc>
      </w:tr>
      <w:tr w:rsidR="003E056B" w:rsidRPr="00BB437A" w14:paraId="0FFF1B87" w14:textId="77777777" w:rsidTr="00BB437A">
        <w:tc>
          <w:tcPr>
            <w:tcW w:w="2404" w:type="dxa"/>
            <w:shd w:val="clear" w:color="auto" w:fill="F6F6F6" w:themeFill="accent3" w:themeFillTint="19"/>
            <w:vAlign w:val="center"/>
          </w:tcPr>
          <w:p w14:paraId="519428B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opinion</w:t>
            </w:r>
          </w:p>
        </w:tc>
        <w:tc>
          <w:tcPr>
            <w:tcW w:w="1800" w:type="dxa"/>
            <w:shd w:val="clear" w:color="auto" w:fill="F6F6F6" w:themeFill="accent3" w:themeFillTint="19"/>
            <w:vAlign w:val="center"/>
          </w:tcPr>
          <w:p w14:paraId="3BEBA81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5A9B39A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审核意见</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操作备注</w:t>
            </w:r>
          </w:p>
        </w:tc>
      </w:tr>
      <w:tr w:rsidR="003E056B" w:rsidRPr="00BB437A" w14:paraId="7F8B0F1A" w14:textId="77777777" w:rsidTr="00BB437A">
        <w:tc>
          <w:tcPr>
            <w:tcW w:w="2404" w:type="dxa"/>
            <w:shd w:val="clear" w:color="auto" w:fill="F6F6F6" w:themeFill="accent3" w:themeFillTint="19"/>
            <w:vAlign w:val="center"/>
          </w:tcPr>
          <w:p w14:paraId="48CFC07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651683F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BD0AD0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操作时间，默认当前时间</w:t>
            </w:r>
          </w:p>
        </w:tc>
      </w:tr>
    </w:tbl>
    <w:p w14:paraId="14CF5AAC"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71D646A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23</w:t>
      </w:r>
      <w:r w:rsidRPr="00BB437A">
        <w:rPr>
          <w:rFonts w:ascii="Times New Roman" w:eastAsia="宋体" w:hAnsi="Times New Roman" w:cs="Times New Roman"/>
          <w:color w:val="000000"/>
          <w:kern w:val="0"/>
          <w:sz w:val="24"/>
          <w:szCs w:val="24"/>
          <w:lang w:bidi="ar"/>
        </w:rPr>
        <w:t>）车辆论坛帖子表的具体设计如表所示：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59D67FAD" w14:textId="77777777" w:rsidTr="00BB437A">
        <w:tc>
          <w:tcPr>
            <w:tcW w:w="2404" w:type="dxa"/>
            <w:shd w:val="clear" w:color="auto" w:fill="A5A5A5" w:themeFill="accent3"/>
            <w:vAlign w:val="center"/>
          </w:tcPr>
          <w:p w14:paraId="4460A000"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9E6F03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3B9B8F55"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24B30A79" w14:textId="77777777" w:rsidTr="00BB437A">
        <w:tc>
          <w:tcPr>
            <w:tcW w:w="2404" w:type="dxa"/>
            <w:shd w:val="clear" w:color="auto" w:fill="DBDBDB" w:themeFill="accent3" w:themeFillTint="66"/>
            <w:vAlign w:val="center"/>
          </w:tcPr>
          <w:p w14:paraId="14ECFAD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626018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1BABB10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5A82583C" w14:textId="77777777" w:rsidTr="00BB437A">
        <w:tc>
          <w:tcPr>
            <w:tcW w:w="2404" w:type="dxa"/>
            <w:shd w:val="clear" w:color="auto" w:fill="F6F6F6" w:themeFill="accent3" w:themeFillTint="19"/>
            <w:vAlign w:val="center"/>
          </w:tcPr>
          <w:p w14:paraId="03A58EE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0167668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6D4BDC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发布用户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7A3D36DE" w14:textId="77777777" w:rsidTr="00BB437A">
        <w:tc>
          <w:tcPr>
            <w:tcW w:w="2404" w:type="dxa"/>
            <w:shd w:val="clear" w:color="auto" w:fill="DBDBDB" w:themeFill="accent3" w:themeFillTint="66"/>
            <w:vAlign w:val="center"/>
          </w:tcPr>
          <w:p w14:paraId="557FD76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title</w:t>
            </w:r>
          </w:p>
        </w:tc>
        <w:tc>
          <w:tcPr>
            <w:tcW w:w="1800" w:type="dxa"/>
            <w:shd w:val="clear" w:color="auto" w:fill="DBDBDB" w:themeFill="accent3" w:themeFillTint="66"/>
            <w:vAlign w:val="center"/>
          </w:tcPr>
          <w:p w14:paraId="2478647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DBDBDB" w:themeFill="accent3" w:themeFillTint="66"/>
            <w:vAlign w:val="center"/>
          </w:tcPr>
          <w:p w14:paraId="39B1EF7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帖子标题</w:t>
            </w:r>
          </w:p>
        </w:tc>
      </w:tr>
      <w:tr w:rsidR="003E056B" w:rsidRPr="00BB437A" w14:paraId="27A42CAC" w14:textId="77777777" w:rsidTr="00BB437A">
        <w:tc>
          <w:tcPr>
            <w:tcW w:w="2404" w:type="dxa"/>
            <w:shd w:val="clear" w:color="auto" w:fill="F6F6F6" w:themeFill="accent3" w:themeFillTint="19"/>
            <w:vAlign w:val="center"/>
          </w:tcPr>
          <w:p w14:paraId="196EE6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4E80114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2222AF1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帖子内容</w:t>
            </w:r>
          </w:p>
        </w:tc>
      </w:tr>
      <w:tr w:rsidR="003E056B" w:rsidRPr="00BB437A" w14:paraId="60D0880F" w14:textId="77777777" w:rsidTr="00BB437A">
        <w:tc>
          <w:tcPr>
            <w:tcW w:w="2404" w:type="dxa"/>
            <w:shd w:val="clear" w:color="auto" w:fill="F6F6F6" w:themeFill="accent3" w:themeFillTint="19"/>
            <w:vAlign w:val="center"/>
          </w:tcPr>
          <w:p w14:paraId="60528D1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images</w:t>
            </w:r>
          </w:p>
        </w:tc>
        <w:tc>
          <w:tcPr>
            <w:tcW w:w="1800" w:type="dxa"/>
            <w:shd w:val="clear" w:color="auto" w:fill="F6F6F6" w:themeFill="accent3" w:themeFillTint="19"/>
            <w:vAlign w:val="center"/>
          </w:tcPr>
          <w:p w14:paraId="59FC681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json</w:t>
            </w:r>
            <w:proofErr w:type="spellEnd"/>
          </w:p>
        </w:tc>
        <w:tc>
          <w:tcPr>
            <w:tcW w:w="4332" w:type="dxa"/>
            <w:shd w:val="clear" w:color="auto" w:fill="F6F6F6" w:themeFill="accent3" w:themeFillTint="19"/>
            <w:vAlign w:val="center"/>
          </w:tcPr>
          <w:p w14:paraId="4331993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帖子图片列表</w:t>
            </w:r>
          </w:p>
        </w:tc>
      </w:tr>
      <w:tr w:rsidR="003E056B" w:rsidRPr="00BB437A" w14:paraId="2E067DD3" w14:textId="77777777" w:rsidTr="00BB437A">
        <w:tc>
          <w:tcPr>
            <w:tcW w:w="2404" w:type="dxa"/>
            <w:shd w:val="clear" w:color="auto" w:fill="F6F6F6" w:themeFill="accent3" w:themeFillTint="19"/>
            <w:vAlign w:val="center"/>
          </w:tcPr>
          <w:p w14:paraId="3B008B8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like_count</w:t>
            </w:r>
            <w:proofErr w:type="spellEnd"/>
          </w:p>
        </w:tc>
        <w:tc>
          <w:tcPr>
            <w:tcW w:w="1800" w:type="dxa"/>
            <w:shd w:val="clear" w:color="auto" w:fill="F6F6F6" w:themeFill="accent3" w:themeFillTint="19"/>
            <w:vAlign w:val="center"/>
          </w:tcPr>
          <w:p w14:paraId="1EF693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4925CF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点赞数量</w:t>
            </w:r>
            <w:proofErr w:type="gramEnd"/>
            <w:r w:rsidRPr="00BB437A">
              <w:rPr>
                <w:rFonts w:ascii="Times New Roman" w:eastAsia="宋体" w:hAnsi="Times New Roman" w:cs="Times New Roman"/>
                <w:color w:val="000000"/>
                <w:kern w:val="0"/>
                <w:sz w:val="24"/>
                <w:szCs w:val="24"/>
                <w:lang w:bidi="ar"/>
              </w:rPr>
              <w:t>，默认</w:t>
            </w:r>
            <w:r w:rsidRPr="00BB437A">
              <w:rPr>
                <w:rFonts w:ascii="Times New Roman" w:eastAsia="宋体" w:hAnsi="Times New Roman" w:cs="Times New Roman"/>
                <w:color w:val="000000"/>
                <w:kern w:val="0"/>
                <w:sz w:val="24"/>
                <w:szCs w:val="24"/>
                <w:lang w:bidi="ar"/>
              </w:rPr>
              <w:t xml:space="preserve"> 0</w:t>
            </w:r>
          </w:p>
        </w:tc>
      </w:tr>
      <w:tr w:rsidR="003E056B" w:rsidRPr="00BB437A" w14:paraId="06907926" w14:textId="77777777" w:rsidTr="00BB437A">
        <w:tc>
          <w:tcPr>
            <w:tcW w:w="2404" w:type="dxa"/>
            <w:shd w:val="clear" w:color="auto" w:fill="F6F6F6" w:themeFill="accent3" w:themeFillTint="19"/>
            <w:vAlign w:val="center"/>
          </w:tcPr>
          <w:p w14:paraId="4A15E3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collect_count</w:t>
            </w:r>
            <w:proofErr w:type="spellEnd"/>
          </w:p>
        </w:tc>
        <w:tc>
          <w:tcPr>
            <w:tcW w:w="1800" w:type="dxa"/>
            <w:shd w:val="clear" w:color="auto" w:fill="F6F6F6" w:themeFill="accent3" w:themeFillTint="19"/>
            <w:vAlign w:val="center"/>
          </w:tcPr>
          <w:p w14:paraId="44CEAC9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47BF07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收藏数量，默认</w:t>
            </w:r>
            <w:r w:rsidRPr="00BB437A">
              <w:rPr>
                <w:rFonts w:ascii="Times New Roman" w:eastAsia="宋体" w:hAnsi="Times New Roman" w:cs="Times New Roman"/>
                <w:color w:val="000000"/>
                <w:kern w:val="0"/>
                <w:sz w:val="24"/>
                <w:szCs w:val="24"/>
                <w:lang w:bidi="ar"/>
              </w:rPr>
              <w:t xml:space="preserve"> 0</w:t>
            </w:r>
          </w:p>
        </w:tc>
      </w:tr>
      <w:tr w:rsidR="003E056B" w:rsidRPr="00BB437A" w14:paraId="6727D26F" w14:textId="77777777" w:rsidTr="00BB437A">
        <w:tc>
          <w:tcPr>
            <w:tcW w:w="2404" w:type="dxa"/>
            <w:shd w:val="clear" w:color="auto" w:fill="F6F6F6" w:themeFill="accent3" w:themeFillTint="19"/>
            <w:vAlign w:val="center"/>
          </w:tcPr>
          <w:p w14:paraId="6F8455A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is_top</w:t>
            </w:r>
            <w:proofErr w:type="spellEnd"/>
          </w:p>
        </w:tc>
        <w:tc>
          <w:tcPr>
            <w:tcW w:w="1800" w:type="dxa"/>
            <w:shd w:val="clear" w:color="auto" w:fill="F6F6F6" w:themeFill="accent3" w:themeFillTint="19"/>
            <w:vAlign w:val="center"/>
          </w:tcPr>
          <w:p w14:paraId="42D615D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A10F23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是否置顶：</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是</w:t>
            </w:r>
          </w:p>
        </w:tc>
      </w:tr>
      <w:tr w:rsidR="003E056B" w:rsidRPr="00BB437A" w14:paraId="55DBEC14" w14:textId="77777777" w:rsidTr="00BB437A">
        <w:tc>
          <w:tcPr>
            <w:tcW w:w="2404" w:type="dxa"/>
            <w:shd w:val="clear" w:color="auto" w:fill="F6F6F6" w:themeFill="accent3" w:themeFillTint="19"/>
            <w:vAlign w:val="center"/>
          </w:tcPr>
          <w:p w14:paraId="7DC0D2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is_essence</w:t>
            </w:r>
            <w:proofErr w:type="spellEnd"/>
          </w:p>
        </w:tc>
        <w:tc>
          <w:tcPr>
            <w:tcW w:w="1800" w:type="dxa"/>
            <w:shd w:val="clear" w:color="auto" w:fill="F6F6F6" w:themeFill="accent3" w:themeFillTint="19"/>
            <w:vAlign w:val="center"/>
          </w:tcPr>
          <w:p w14:paraId="695C357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117BCF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是否精华：</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是</w:t>
            </w:r>
          </w:p>
        </w:tc>
      </w:tr>
      <w:tr w:rsidR="003E056B" w:rsidRPr="00BB437A" w14:paraId="23118617" w14:textId="77777777" w:rsidTr="00BB437A">
        <w:tc>
          <w:tcPr>
            <w:tcW w:w="2404" w:type="dxa"/>
            <w:shd w:val="clear" w:color="auto" w:fill="F6F6F6" w:themeFill="accent3" w:themeFillTint="19"/>
            <w:vAlign w:val="center"/>
          </w:tcPr>
          <w:p w14:paraId="70FCA43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create_time</w:t>
            </w:r>
            <w:proofErr w:type="spellEnd"/>
          </w:p>
        </w:tc>
        <w:tc>
          <w:tcPr>
            <w:tcW w:w="1800" w:type="dxa"/>
            <w:shd w:val="clear" w:color="auto" w:fill="F6F6F6" w:themeFill="accent3" w:themeFillTint="19"/>
            <w:vAlign w:val="center"/>
          </w:tcPr>
          <w:p w14:paraId="2735A4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sz w:val="24"/>
                <w:szCs w:val="24"/>
              </w:rPr>
              <w:t>datetime</w:t>
            </w:r>
          </w:p>
        </w:tc>
        <w:tc>
          <w:tcPr>
            <w:tcW w:w="4332" w:type="dxa"/>
            <w:shd w:val="clear" w:color="auto" w:fill="F6F6F6" w:themeFill="accent3" w:themeFillTint="19"/>
            <w:vAlign w:val="center"/>
          </w:tcPr>
          <w:p w14:paraId="4FEF1B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2B8A3017" w14:textId="77777777" w:rsidTr="00BB437A">
        <w:tc>
          <w:tcPr>
            <w:tcW w:w="2404" w:type="dxa"/>
            <w:shd w:val="clear" w:color="auto" w:fill="F6F6F6" w:themeFill="accent3" w:themeFillTint="19"/>
            <w:vAlign w:val="center"/>
          </w:tcPr>
          <w:p w14:paraId="7251D74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48BC9E1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70A271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w:t>
            </w:r>
          </w:p>
        </w:tc>
      </w:tr>
      <w:tr w:rsidR="003E056B" w:rsidRPr="00BB437A" w14:paraId="7F565B56" w14:textId="77777777" w:rsidTr="00BB437A">
        <w:tc>
          <w:tcPr>
            <w:tcW w:w="2404" w:type="dxa"/>
            <w:shd w:val="clear" w:color="auto" w:fill="F6F6F6" w:themeFill="accent3" w:themeFillTint="19"/>
            <w:vAlign w:val="center"/>
          </w:tcPr>
          <w:p w14:paraId="6F63A5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5CD382E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39514F2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2EFB0015"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6E3EF99F"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24</w:t>
      </w:r>
      <w:r w:rsidRPr="00BB437A">
        <w:rPr>
          <w:rFonts w:ascii="Times New Roman" w:eastAsia="宋体" w:hAnsi="Times New Roman" w:cs="Times New Roman"/>
          <w:color w:val="000000"/>
          <w:kern w:val="0"/>
          <w:sz w:val="24"/>
          <w:szCs w:val="24"/>
          <w:lang w:bidi="ar"/>
        </w:rPr>
        <w:t>）充电</w:t>
      </w:r>
      <w:proofErr w:type="gramStart"/>
      <w:r w:rsidRPr="00BB437A">
        <w:rPr>
          <w:rFonts w:ascii="Times New Roman" w:eastAsia="宋体" w:hAnsi="Times New Roman" w:cs="Times New Roman"/>
          <w:color w:val="000000"/>
          <w:kern w:val="0"/>
          <w:sz w:val="24"/>
          <w:szCs w:val="24"/>
          <w:lang w:bidi="ar"/>
        </w:rPr>
        <w:t>桩评价</w:t>
      </w:r>
      <w:proofErr w:type="gramEnd"/>
      <w:r w:rsidRPr="00BB437A">
        <w:rPr>
          <w:rFonts w:ascii="Times New Roman" w:eastAsia="宋体" w:hAnsi="Times New Roman" w:cs="Times New Roman"/>
          <w:color w:val="000000"/>
          <w:kern w:val="0"/>
          <w:sz w:val="24"/>
          <w:szCs w:val="24"/>
          <w:lang w:bidi="ar"/>
        </w:rPr>
        <w:t>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608A9459" w14:textId="77777777" w:rsidTr="00BB437A">
        <w:tc>
          <w:tcPr>
            <w:tcW w:w="2404" w:type="dxa"/>
            <w:shd w:val="clear" w:color="auto" w:fill="A5A5A5" w:themeFill="accent3"/>
            <w:vAlign w:val="center"/>
          </w:tcPr>
          <w:p w14:paraId="00FB3A5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0FA769F"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63A5892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4DC1621E" w14:textId="77777777" w:rsidTr="00BB437A">
        <w:tc>
          <w:tcPr>
            <w:tcW w:w="2404" w:type="dxa"/>
            <w:shd w:val="clear" w:color="auto" w:fill="DBDBDB" w:themeFill="accent3" w:themeFillTint="66"/>
            <w:vAlign w:val="center"/>
          </w:tcPr>
          <w:p w14:paraId="3F6A00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60A6383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3C6694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0E24EA54" w14:textId="77777777" w:rsidTr="00BB437A">
        <w:tc>
          <w:tcPr>
            <w:tcW w:w="2404" w:type="dxa"/>
            <w:shd w:val="clear" w:color="auto" w:fill="F6F6F6" w:themeFill="accent3" w:themeFillTint="19"/>
            <w:vAlign w:val="center"/>
          </w:tcPr>
          <w:p w14:paraId="0EDE01E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75FAB4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2DE03A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748CB3BE" w14:textId="77777777" w:rsidTr="00BB437A">
        <w:tc>
          <w:tcPr>
            <w:tcW w:w="2404" w:type="dxa"/>
            <w:shd w:val="clear" w:color="auto" w:fill="DBDBDB" w:themeFill="accent3" w:themeFillTint="66"/>
            <w:vAlign w:val="center"/>
          </w:tcPr>
          <w:p w14:paraId="393E566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type</w:t>
            </w:r>
          </w:p>
        </w:tc>
        <w:tc>
          <w:tcPr>
            <w:tcW w:w="1800" w:type="dxa"/>
            <w:shd w:val="clear" w:color="auto" w:fill="DBDBDB" w:themeFill="accent3" w:themeFillTint="66"/>
            <w:vAlign w:val="center"/>
          </w:tcPr>
          <w:p w14:paraId="2785AEF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DBDBDB" w:themeFill="accent3" w:themeFillTint="66"/>
            <w:vAlign w:val="center"/>
          </w:tcPr>
          <w:p w14:paraId="4E963C1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公桩评价，</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私</w:t>
            </w:r>
            <w:proofErr w:type="gramStart"/>
            <w:r w:rsidRPr="00BB437A">
              <w:rPr>
                <w:rFonts w:ascii="Times New Roman" w:eastAsia="宋体" w:hAnsi="Times New Roman" w:cs="Times New Roman"/>
                <w:color w:val="000000"/>
                <w:kern w:val="0"/>
                <w:sz w:val="24"/>
                <w:szCs w:val="24"/>
                <w:lang w:bidi="ar"/>
              </w:rPr>
              <w:t>桩评价</w:t>
            </w:r>
            <w:proofErr w:type="gramEnd"/>
          </w:p>
        </w:tc>
      </w:tr>
      <w:tr w:rsidR="003E056B" w:rsidRPr="00BB437A" w14:paraId="108F8356" w14:textId="77777777" w:rsidTr="00BB437A">
        <w:tc>
          <w:tcPr>
            <w:tcW w:w="2404" w:type="dxa"/>
            <w:shd w:val="clear" w:color="auto" w:fill="F6F6F6" w:themeFill="accent3" w:themeFillTint="19"/>
            <w:vAlign w:val="center"/>
          </w:tcPr>
          <w:p w14:paraId="54D87B5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charging_station_id</w:t>
            </w:r>
            <w:proofErr w:type="spellEnd"/>
          </w:p>
        </w:tc>
        <w:tc>
          <w:tcPr>
            <w:tcW w:w="1800" w:type="dxa"/>
            <w:shd w:val="clear" w:color="auto" w:fill="F6F6F6" w:themeFill="accent3" w:themeFillTint="19"/>
            <w:vAlign w:val="center"/>
          </w:tcPr>
          <w:p w14:paraId="10012B4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17E6E94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评价充电桩</w:t>
            </w:r>
            <w:r w:rsidRPr="00BB437A">
              <w:rPr>
                <w:rFonts w:ascii="Times New Roman" w:eastAsia="宋体" w:hAnsi="Times New Roman" w:cs="Times New Roman"/>
                <w:color w:val="000000"/>
                <w:kern w:val="0"/>
                <w:sz w:val="24"/>
                <w:szCs w:val="24"/>
                <w:lang w:bidi="ar"/>
              </w:rPr>
              <w:t xml:space="preserve"> ID</w:t>
            </w:r>
          </w:p>
        </w:tc>
      </w:tr>
      <w:tr w:rsidR="003E056B" w:rsidRPr="00BB437A" w14:paraId="6D76106A" w14:textId="77777777" w:rsidTr="00BB437A">
        <w:tc>
          <w:tcPr>
            <w:tcW w:w="2404" w:type="dxa"/>
            <w:shd w:val="clear" w:color="auto" w:fill="F6F6F6" w:themeFill="accent3" w:themeFillTint="19"/>
            <w:vAlign w:val="center"/>
          </w:tcPr>
          <w:p w14:paraId="6CAE457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anonymous</w:t>
            </w:r>
          </w:p>
        </w:tc>
        <w:tc>
          <w:tcPr>
            <w:tcW w:w="1800" w:type="dxa"/>
            <w:shd w:val="clear" w:color="auto" w:fill="F6F6F6" w:themeFill="accent3" w:themeFillTint="19"/>
            <w:vAlign w:val="center"/>
          </w:tcPr>
          <w:p w14:paraId="74ABF48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03D069C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是否匿名：</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否，</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是</w:t>
            </w:r>
          </w:p>
        </w:tc>
      </w:tr>
      <w:tr w:rsidR="003E056B" w:rsidRPr="00BB437A" w14:paraId="7652C42D" w14:textId="77777777" w:rsidTr="00BB437A">
        <w:tc>
          <w:tcPr>
            <w:tcW w:w="2404" w:type="dxa"/>
            <w:shd w:val="clear" w:color="auto" w:fill="F6F6F6" w:themeFill="accent3" w:themeFillTint="19"/>
            <w:vAlign w:val="center"/>
          </w:tcPr>
          <w:p w14:paraId="6560A3A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score</w:t>
            </w:r>
          </w:p>
        </w:tc>
        <w:tc>
          <w:tcPr>
            <w:tcW w:w="1800" w:type="dxa"/>
            <w:shd w:val="clear" w:color="auto" w:fill="F6F6F6" w:themeFill="accent3" w:themeFillTint="19"/>
            <w:vAlign w:val="center"/>
          </w:tcPr>
          <w:p w14:paraId="4772FBE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137D77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评价分数，</w:t>
            </w:r>
            <w:r w:rsidRPr="00BB437A">
              <w:rPr>
                <w:rFonts w:ascii="Times New Roman" w:eastAsia="宋体" w:hAnsi="Times New Roman" w:cs="Times New Roman"/>
                <w:color w:val="000000"/>
                <w:kern w:val="0"/>
                <w:sz w:val="24"/>
                <w:szCs w:val="24"/>
                <w:lang w:bidi="ar"/>
              </w:rPr>
              <w:t xml:space="preserve">1-5 </w:t>
            </w:r>
            <w:r w:rsidRPr="00BB437A">
              <w:rPr>
                <w:rFonts w:ascii="Times New Roman" w:eastAsia="宋体" w:hAnsi="Times New Roman" w:cs="Times New Roman"/>
                <w:color w:val="000000"/>
                <w:kern w:val="0"/>
                <w:sz w:val="24"/>
                <w:szCs w:val="24"/>
                <w:lang w:bidi="ar"/>
              </w:rPr>
              <w:t>分</w:t>
            </w:r>
          </w:p>
        </w:tc>
      </w:tr>
      <w:tr w:rsidR="003E056B" w:rsidRPr="00BB437A" w14:paraId="09DFBB1B" w14:textId="77777777" w:rsidTr="00BB437A">
        <w:tc>
          <w:tcPr>
            <w:tcW w:w="2404" w:type="dxa"/>
            <w:shd w:val="clear" w:color="auto" w:fill="F6F6F6" w:themeFill="accent3" w:themeFillTint="19"/>
            <w:vAlign w:val="center"/>
          </w:tcPr>
          <w:p w14:paraId="603CF68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comment</w:t>
            </w:r>
          </w:p>
        </w:tc>
        <w:tc>
          <w:tcPr>
            <w:tcW w:w="1800" w:type="dxa"/>
            <w:shd w:val="clear" w:color="auto" w:fill="F6F6F6" w:themeFill="accent3" w:themeFillTint="19"/>
            <w:vAlign w:val="center"/>
          </w:tcPr>
          <w:p w14:paraId="1DCA360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718802C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评价内容</w:t>
            </w:r>
          </w:p>
        </w:tc>
      </w:tr>
      <w:tr w:rsidR="003E056B" w:rsidRPr="00BB437A" w14:paraId="76D4B319" w14:textId="77777777" w:rsidTr="00BB437A">
        <w:tc>
          <w:tcPr>
            <w:tcW w:w="2404" w:type="dxa"/>
            <w:shd w:val="clear" w:color="auto" w:fill="F6F6F6" w:themeFill="accent3" w:themeFillTint="19"/>
            <w:vAlign w:val="center"/>
          </w:tcPr>
          <w:p w14:paraId="6719A57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5DECC77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5FAC7A1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w:t>
            </w:r>
          </w:p>
        </w:tc>
      </w:tr>
      <w:tr w:rsidR="003E056B" w:rsidRPr="00BB437A" w14:paraId="6660B55B" w14:textId="77777777" w:rsidTr="00BB437A">
        <w:tc>
          <w:tcPr>
            <w:tcW w:w="2404" w:type="dxa"/>
            <w:shd w:val="clear" w:color="auto" w:fill="F6F6F6" w:themeFill="accent3" w:themeFillTint="19"/>
            <w:vAlign w:val="center"/>
          </w:tcPr>
          <w:p w14:paraId="58E7B1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4B9B13B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74FAB0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w:t>
            </w:r>
          </w:p>
        </w:tc>
      </w:tr>
      <w:tr w:rsidR="003E056B" w:rsidRPr="00BB437A" w14:paraId="24F1A39F" w14:textId="77777777" w:rsidTr="00BB437A">
        <w:tc>
          <w:tcPr>
            <w:tcW w:w="2404" w:type="dxa"/>
            <w:shd w:val="clear" w:color="auto" w:fill="F6F6F6" w:themeFill="accent3" w:themeFillTint="19"/>
            <w:vAlign w:val="center"/>
          </w:tcPr>
          <w:p w14:paraId="271A5C6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sz w:val="24"/>
                <w:szCs w:val="24"/>
              </w:rPr>
              <w:t>is_deleted</w:t>
            </w:r>
            <w:proofErr w:type="spellEnd"/>
          </w:p>
        </w:tc>
        <w:tc>
          <w:tcPr>
            <w:tcW w:w="1800" w:type="dxa"/>
            <w:shd w:val="clear" w:color="auto" w:fill="F6F6F6" w:themeFill="accent3" w:themeFillTint="19"/>
            <w:vAlign w:val="center"/>
          </w:tcPr>
          <w:p w14:paraId="39575D9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67AE4DF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651EC8A7"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690489DB"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25</w:t>
      </w:r>
      <w:r w:rsidRPr="00BB437A">
        <w:rPr>
          <w:rFonts w:ascii="Times New Roman" w:eastAsia="宋体" w:hAnsi="Times New Roman" w:cs="Times New Roman"/>
          <w:color w:val="000000"/>
          <w:kern w:val="0"/>
          <w:sz w:val="24"/>
          <w:szCs w:val="24"/>
          <w:lang w:bidi="ar"/>
        </w:rPr>
        <w:t>）帖子收藏表的具体设计如表所示：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28861358" w14:textId="77777777" w:rsidTr="00BB437A">
        <w:tc>
          <w:tcPr>
            <w:tcW w:w="2404" w:type="dxa"/>
            <w:shd w:val="clear" w:color="auto" w:fill="A5A5A5" w:themeFill="accent3"/>
            <w:vAlign w:val="center"/>
          </w:tcPr>
          <w:p w14:paraId="6E29729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471D26FA"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446D19DD"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7F32B972" w14:textId="77777777" w:rsidTr="00BB437A">
        <w:tc>
          <w:tcPr>
            <w:tcW w:w="2404" w:type="dxa"/>
            <w:shd w:val="clear" w:color="auto" w:fill="DBDBDB" w:themeFill="accent3" w:themeFillTint="66"/>
            <w:vAlign w:val="center"/>
          </w:tcPr>
          <w:p w14:paraId="3AA0EB9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4A79CFE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E2A7E0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收藏</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49F0F0A9" w14:textId="77777777" w:rsidTr="00BB437A">
        <w:tc>
          <w:tcPr>
            <w:tcW w:w="2404" w:type="dxa"/>
            <w:shd w:val="clear" w:color="auto" w:fill="F6F6F6" w:themeFill="accent3" w:themeFillTint="19"/>
            <w:vAlign w:val="center"/>
          </w:tcPr>
          <w:p w14:paraId="58014CD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F6F6F6" w:themeFill="accent3" w:themeFillTint="19"/>
            <w:vAlign w:val="center"/>
          </w:tcPr>
          <w:p w14:paraId="44EE9D4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1114118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5BFD1237" w14:textId="77777777" w:rsidTr="00BB437A">
        <w:tc>
          <w:tcPr>
            <w:tcW w:w="2404" w:type="dxa"/>
            <w:shd w:val="clear" w:color="auto" w:fill="DBDBDB" w:themeFill="accent3" w:themeFillTint="66"/>
            <w:vAlign w:val="center"/>
          </w:tcPr>
          <w:p w14:paraId="3B4D58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post_id</w:t>
            </w:r>
            <w:proofErr w:type="spellEnd"/>
          </w:p>
        </w:tc>
        <w:tc>
          <w:tcPr>
            <w:tcW w:w="1800" w:type="dxa"/>
            <w:shd w:val="clear" w:color="auto" w:fill="DBDBDB" w:themeFill="accent3" w:themeFillTint="66"/>
            <w:vAlign w:val="center"/>
          </w:tcPr>
          <w:p w14:paraId="215ABFD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17E793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，关联帖子表</w:t>
            </w:r>
          </w:p>
        </w:tc>
      </w:tr>
      <w:tr w:rsidR="003E056B" w:rsidRPr="00BB437A" w14:paraId="1A90D6B7" w14:textId="77777777" w:rsidTr="00BB437A">
        <w:tc>
          <w:tcPr>
            <w:tcW w:w="2404" w:type="dxa"/>
            <w:shd w:val="clear" w:color="auto" w:fill="F6F6F6" w:themeFill="accent3" w:themeFillTint="19"/>
            <w:vAlign w:val="center"/>
          </w:tcPr>
          <w:p w14:paraId="16B09CA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10766FE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AAF1A4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收藏时间</w:t>
            </w:r>
          </w:p>
        </w:tc>
      </w:tr>
      <w:tr w:rsidR="003E056B" w:rsidRPr="00BB437A" w14:paraId="0823A5F1" w14:textId="77777777" w:rsidTr="00BB437A">
        <w:tc>
          <w:tcPr>
            <w:tcW w:w="2404" w:type="dxa"/>
            <w:shd w:val="clear" w:color="auto" w:fill="F6F6F6" w:themeFill="accent3" w:themeFillTint="19"/>
            <w:vAlign w:val="center"/>
          </w:tcPr>
          <w:p w14:paraId="4189DCA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60E3F3D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40FAB1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5AA1C971"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0BB9EB6A"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26</w:t>
      </w:r>
      <w:r w:rsidRPr="00BB437A">
        <w:rPr>
          <w:rFonts w:ascii="Times New Roman" w:eastAsia="宋体" w:hAnsi="Times New Roman" w:cs="Times New Roman"/>
          <w:color w:val="000000"/>
          <w:kern w:val="0"/>
          <w:sz w:val="24"/>
          <w:szCs w:val="24"/>
          <w:lang w:bidi="ar"/>
        </w:rPr>
        <w:t>）回复表的具体设计如表所示：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36EA7918" w14:textId="77777777" w:rsidTr="00BB437A">
        <w:tc>
          <w:tcPr>
            <w:tcW w:w="2404" w:type="dxa"/>
            <w:shd w:val="clear" w:color="auto" w:fill="A5A5A5" w:themeFill="accent3"/>
            <w:vAlign w:val="center"/>
          </w:tcPr>
          <w:p w14:paraId="7689028B"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013381D1"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3007D105"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7CA6DC22" w14:textId="77777777" w:rsidTr="00BB437A">
        <w:tc>
          <w:tcPr>
            <w:tcW w:w="2404" w:type="dxa"/>
            <w:shd w:val="clear" w:color="auto" w:fill="DBDBDB" w:themeFill="accent3" w:themeFillTint="66"/>
            <w:vAlign w:val="center"/>
          </w:tcPr>
          <w:p w14:paraId="5C346F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62AAACC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48B2565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回复</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3597B457" w14:textId="77777777" w:rsidTr="00BB437A">
        <w:tc>
          <w:tcPr>
            <w:tcW w:w="2404" w:type="dxa"/>
            <w:shd w:val="clear" w:color="auto" w:fill="F6F6F6" w:themeFill="accent3" w:themeFillTint="19"/>
            <w:vAlign w:val="center"/>
          </w:tcPr>
          <w:p w14:paraId="2857FBB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post_id</w:t>
            </w:r>
            <w:proofErr w:type="spellEnd"/>
          </w:p>
        </w:tc>
        <w:tc>
          <w:tcPr>
            <w:tcW w:w="1800" w:type="dxa"/>
            <w:shd w:val="clear" w:color="auto" w:fill="F6F6F6" w:themeFill="accent3" w:themeFillTint="19"/>
            <w:vAlign w:val="center"/>
          </w:tcPr>
          <w:p w14:paraId="52605C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55CD072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帖子</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，关联论坛帖子表</w:t>
            </w:r>
          </w:p>
        </w:tc>
      </w:tr>
      <w:tr w:rsidR="003E056B" w:rsidRPr="00BB437A" w14:paraId="396B6A49" w14:textId="77777777" w:rsidTr="00BB437A">
        <w:tc>
          <w:tcPr>
            <w:tcW w:w="2404" w:type="dxa"/>
            <w:shd w:val="clear" w:color="auto" w:fill="DBDBDB" w:themeFill="accent3" w:themeFillTint="66"/>
            <w:vAlign w:val="center"/>
          </w:tcPr>
          <w:p w14:paraId="17EE334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user_id</w:t>
            </w:r>
            <w:proofErr w:type="spellEnd"/>
          </w:p>
        </w:tc>
        <w:tc>
          <w:tcPr>
            <w:tcW w:w="1800" w:type="dxa"/>
            <w:shd w:val="clear" w:color="auto" w:fill="DBDBDB" w:themeFill="accent3" w:themeFillTint="66"/>
            <w:vAlign w:val="center"/>
          </w:tcPr>
          <w:p w14:paraId="283274E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32BA8AC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回复用户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740F8371" w14:textId="77777777" w:rsidTr="00BB437A">
        <w:tc>
          <w:tcPr>
            <w:tcW w:w="2404" w:type="dxa"/>
            <w:shd w:val="clear" w:color="auto" w:fill="F6F6F6" w:themeFill="accent3" w:themeFillTint="19"/>
            <w:vAlign w:val="center"/>
          </w:tcPr>
          <w:p w14:paraId="68D9328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parent_id</w:t>
            </w:r>
            <w:proofErr w:type="spellEnd"/>
          </w:p>
        </w:tc>
        <w:tc>
          <w:tcPr>
            <w:tcW w:w="1800" w:type="dxa"/>
            <w:shd w:val="clear" w:color="auto" w:fill="F6F6F6" w:themeFill="accent3" w:themeFillTint="19"/>
            <w:vAlign w:val="center"/>
          </w:tcPr>
          <w:p w14:paraId="6F7383B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3D90B8D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父回复</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 xml:space="preserve">NULL </w:t>
            </w:r>
            <w:r w:rsidRPr="00BB437A">
              <w:rPr>
                <w:rFonts w:ascii="Times New Roman" w:eastAsia="宋体" w:hAnsi="Times New Roman" w:cs="Times New Roman"/>
                <w:color w:val="000000"/>
                <w:kern w:val="0"/>
                <w:sz w:val="24"/>
                <w:szCs w:val="24"/>
                <w:lang w:bidi="ar"/>
              </w:rPr>
              <w:t>表示直接回复帖子</w:t>
            </w:r>
          </w:p>
        </w:tc>
      </w:tr>
      <w:tr w:rsidR="003E056B" w:rsidRPr="00BB437A" w14:paraId="20C09E44" w14:textId="77777777" w:rsidTr="00BB437A">
        <w:tc>
          <w:tcPr>
            <w:tcW w:w="2404" w:type="dxa"/>
            <w:shd w:val="clear" w:color="auto" w:fill="F6F6F6" w:themeFill="accent3" w:themeFillTint="19"/>
            <w:vAlign w:val="center"/>
          </w:tcPr>
          <w:p w14:paraId="12326B8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reply_to_user_id</w:t>
            </w:r>
            <w:proofErr w:type="spellEnd"/>
          </w:p>
        </w:tc>
        <w:tc>
          <w:tcPr>
            <w:tcW w:w="1800" w:type="dxa"/>
            <w:shd w:val="clear" w:color="auto" w:fill="F6F6F6" w:themeFill="accent3" w:themeFillTint="19"/>
            <w:vAlign w:val="center"/>
          </w:tcPr>
          <w:p w14:paraId="33530B9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13F107B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被回复用户</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42509A80" w14:textId="77777777" w:rsidTr="00BB437A">
        <w:tc>
          <w:tcPr>
            <w:tcW w:w="2404" w:type="dxa"/>
            <w:shd w:val="clear" w:color="auto" w:fill="F6F6F6" w:themeFill="accent3" w:themeFillTint="19"/>
            <w:vAlign w:val="center"/>
          </w:tcPr>
          <w:p w14:paraId="18845A7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288E5C5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7878834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回复内容，非空</w:t>
            </w:r>
          </w:p>
        </w:tc>
      </w:tr>
      <w:tr w:rsidR="003E056B" w:rsidRPr="00BB437A" w14:paraId="484459B2" w14:textId="77777777" w:rsidTr="00BB437A">
        <w:tc>
          <w:tcPr>
            <w:tcW w:w="2404" w:type="dxa"/>
            <w:shd w:val="clear" w:color="auto" w:fill="F6F6F6" w:themeFill="accent3" w:themeFillTint="19"/>
            <w:vAlign w:val="center"/>
          </w:tcPr>
          <w:p w14:paraId="2943EF6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like_count</w:t>
            </w:r>
            <w:proofErr w:type="spellEnd"/>
          </w:p>
        </w:tc>
        <w:tc>
          <w:tcPr>
            <w:tcW w:w="1800" w:type="dxa"/>
            <w:shd w:val="clear" w:color="auto" w:fill="F6F6F6" w:themeFill="accent3" w:themeFillTint="19"/>
            <w:vAlign w:val="center"/>
          </w:tcPr>
          <w:p w14:paraId="2E44002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01C6F22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点赞数</w:t>
            </w:r>
            <w:proofErr w:type="gramEnd"/>
            <w:r w:rsidRPr="00BB437A">
              <w:rPr>
                <w:rFonts w:ascii="Times New Roman" w:eastAsia="宋体" w:hAnsi="Times New Roman" w:cs="Times New Roman"/>
                <w:color w:val="000000"/>
                <w:kern w:val="0"/>
                <w:sz w:val="24"/>
                <w:szCs w:val="24"/>
                <w:lang w:bidi="ar"/>
              </w:rPr>
              <w:t>，默认</w:t>
            </w:r>
            <w:r w:rsidRPr="00BB437A">
              <w:rPr>
                <w:rFonts w:ascii="Times New Roman" w:eastAsia="宋体" w:hAnsi="Times New Roman" w:cs="Times New Roman"/>
                <w:color w:val="000000"/>
                <w:kern w:val="0"/>
                <w:sz w:val="24"/>
                <w:szCs w:val="24"/>
                <w:lang w:bidi="ar"/>
              </w:rPr>
              <w:t xml:space="preserve"> 0</w:t>
            </w:r>
          </w:p>
        </w:tc>
      </w:tr>
      <w:tr w:rsidR="003E056B" w:rsidRPr="00BB437A" w14:paraId="40C4F8BE" w14:textId="77777777" w:rsidTr="00BB437A">
        <w:tc>
          <w:tcPr>
            <w:tcW w:w="2404" w:type="dxa"/>
            <w:shd w:val="clear" w:color="auto" w:fill="F6F6F6" w:themeFill="accent3" w:themeFillTint="19"/>
            <w:vAlign w:val="center"/>
          </w:tcPr>
          <w:p w14:paraId="0131DCD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70F28A3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3AD0C7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r w:rsidR="003E056B" w:rsidRPr="00BB437A" w14:paraId="1D0224DA" w14:textId="77777777" w:rsidTr="00BB437A">
        <w:tc>
          <w:tcPr>
            <w:tcW w:w="2404" w:type="dxa"/>
            <w:shd w:val="clear" w:color="auto" w:fill="F6F6F6" w:themeFill="accent3" w:themeFillTint="19"/>
            <w:vAlign w:val="center"/>
          </w:tcPr>
          <w:p w14:paraId="5F8768F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68D3953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80F462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更新时间，自动刷新</w:t>
            </w:r>
          </w:p>
        </w:tc>
      </w:tr>
      <w:tr w:rsidR="003E056B" w:rsidRPr="00BB437A" w14:paraId="79012166" w14:textId="77777777" w:rsidTr="00BB437A">
        <w:tc>
          <w:tcPr>
            <w:tcW w:w="2404" w:type="dxa"/>
            <w:shd w:val="clear" w:color="auto" w:fill="F6F6F6" w:themeFill="accent3" w:themeFillTint="19"/>
            <w:vAlign w:val="center"/>
          </w:tcPr>
          <w:p w14:paraId="764C6FE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sz w:val="24"/>
                <w:szCs w:val="24"/>
              </w:rPr>
              <w:t>is_deleted</w:t>
            </w:r>
            <w:proofErr w:type="spellEnd"/>
          </w:p>
        </w:tc>
        <w:tc>
          <w:tcPr>
            <w:tcW w:w="1800" w:type="dxa"/>
            <w:shd w:val="clear" w:color="auto" w:fill="F6F6F6" w:themeFill="accent3" w:themeFillTint="19"/>
            <w:vAlign w:val="center"/>
          </w:tcPr>
          <w:p w14:paraId="6D6DA6F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22AA440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bl>
    <w:p w14:paraId="3B6B4A3B"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1E0B7CCC"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27</w:t>
      </w:r>
      <w:r w:rsidRPr="00BB437A">
        <w:rPr>
          <w:rFonts w:ascii="Times New Roman" w:eastAsia="宋体" w:hAnsi="Times New Roman" w:cs="Times New Roman"/>
          <w:color w:val="000000"/>
          <w:kern w:val="0"/>
          <w:sz w:val="24"/>
          <w:szCs w:val="24"/>
          <w:lang w:bidi="ar"/>
        </w:rPr>
        <w:t>）审核记录主表的具体设计如表所示：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274C5226" w14:textId="77777777" w:rsidTr="00BB437A">
        <w:tc>
          <w:tcPr>
            <w:tcW w:w="2404" w:type="dxa"/>
            <w:shd w:val="clear" w:color="auto" w:fill="A5A5A5" w:themeFill="accent3"/>
            <w:vAlign w:val="center"/>
          </w:tcPr>
          <w:p w14:paraId="39BF5CE6"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7D5BC5A2"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44B9CF23"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380E281A" w14:textId="77777777" w:rsidTr="00BB437A">
        <w:tc>
          <w:tcPr>
            <w:tcW w:w="2404" w:type="dxa"/>
            <w:shd w:val="clear" w:color="auto" w:fill="DBDBDB" w:themeFill="accent3" w:themeFillTint="66"/>
            <w:vAlign w:val="center"/>
          </w:tcPr>
          <w:p w14:paraId="35F84CE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11AA1BB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DBDBDB" w:themeFill="accent3" w:themeFillTint="66"/>
            <w:vAlign w:val="center"/>
          </w:tcPr>
          <w:p w14:paraId="45F7373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审核记录</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5B1316F0" w14:textId="77777777" w:rsidTr="00BB437A">
        <w:tc>
          <w:tcPr>
            <w:tcW w:w="2404" w:type="dxa"/>
            <w:shd w:val="clear" w:color="auto" w:fill="F6F6F6" w:themeFill="accent3" w:themeFillTint="19"/>
            <w:vAlign w:val="center"/>
          </w:tcPr>
          <w:p w14:paraId="12252F3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audit_no</w:t>
            </w:r>
            <w:proofErr w:type="spellEnd"/>
          </w:p>
        </w:tc>
        <w:tc>
          <w:tcPr>
            <w:tcW w:w="1800" w:type="dxa"/>
            <w:shd w:val="clear" w:color="auto" w:fill="F6F6F6" w:themeFill="accent3" w:themeFillTint="19"/>
            <w:vAlign w:val="center"/>
          </w:tcPr>
          <w:p w14:paraId="3791D6B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32)</w:t>
            </w:r>
          </w:p>
        </w:tc>
        <w:tc>
          <w:tcPr>
            <w:tcW w:w="4332" w:type="dxa"/>
            <w:shd w:val="clear" w:color="auto" w:fill="F6F6F6" w:themeFill="accent3" w:themeFillTint="19"/>
            <w:vAlign w:val="center"/>
          </w:tcPr>
          <w:p w14:paraId="70E6A34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审核单号</w:t>
            </w:r>
          </w:p>
        </w:tc>
      </w:tr>
      <w:tr w:rsidR="003E056B" w:rsidRPr="00BB437A" w14:paraId="12230949" w14:textId="77777777" w:rsidTr="00BB437A">
        <w:tc>
          <w:tcPr>
            <w:tcW w:w="2404" w:type="dxa"/>
            <w:shd w:val="clear" w:color="auto" w:fill="DBDBDB" w:themeFill="accent3" w:themeFillTint="66"/>
            <w:vAlign w:val="center"/>
          </w:tcPr>
          <w:p w14:paraId="0663D2E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audit_type</w:t>
            </w:r>
            <w:proofErr w:type="spellEnd"/>
          </w:p>
        </w:tc>
        <w:tc>
          <w:tcPr>
            <w:tcW w:w="1800" w:type="dxa"/>
            <w:shd w:val="clear" w:color="auto" w:fill="DBDBDB" w:themeFill="accent3" w:themeFillTint="66"/>
            <w:vAlign w:val="center"/>
          </w:tcPr>
          <w:p w14:paraId="3E9F8A7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DBDBDB" w:themeFill="accent3" w:themeFillTint="66"/>
            <w:vAlign w:val="center"/>
          </w:tcPr>
          <w:p w14:paraId="0990C6B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审核类型：</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私桩认证，</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车主认证，</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充电桩投诉，</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充电桩故障，</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评论举报，</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帖子举报，</w:t>
            </w:r>
            <w:r w:rsidRPr="00BB437A">
              <w:rPr>
                <w:rFonts w:ascii="Times New Roman" w:eastAsia="宋体" w:hAnsi="Times New Roman" w:cs="Times New Roman"/>
                <w:color w:val="000000"/>
                <w:kern w:val="0"/>
                <w:sz w:val="24"/>
                <w:szCs w:val="24"/>
                <w:lang w:bidi="ar"/>
              </w:rPr>
              <w:t xml:space="preserve">6 </w:t>
            </w:r>
            <w:r w:rsidRPr="00BB437A">
              <w:rPr>
                <w:rFonts w:ascii="Times New Roman" w:eastAsia="宋体" w:hAnsi="Times New Roman" w:cs="Times New Roman"/>
                <w:color w:val="000000"/>
                <w:kern w:val="0"/>
                <w:sz w:val="24"/>
                <w:szCs w:val="24"/>
                <w:lang w:bidi="ar"/>
              </w:rPr>
              <w:t>交易申诉</w:t>
            </w:r>
          </w:p>
        </w:tc>
      </w:tr>
      <w:tr w:rsidR="003E056B" w:rsidRPr="00BB437A" w14:paraId="0EB271FC" w14:textId="77777777" w:rsidTr="00BB437A">
        <w:tc>
          <w:tcPr>
            <w:tcW w:w="2404" w:type="dxa"/>
            <w:shd w:val="clear" w:color="auto" w:fill="F6F6F6" w:themeFill="accent3" w:themeFillTint="19"/>
            <w:vAlign w:val="center"/>
          </w:tcPr>
          <w:p w14:paraId="6527E39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lastRenderedPageBreak/>
              <w:t>business_id</w:t>
            </w:r>
            <w:proofErr w:type="spellEnd"/>
          </w:p>
        </w:tc>
        <w:tc>
          <w:tcPr>
            <w:tcW w:w="1800" w:type="dxa"/>
            <w:shd w:val="clear" w:color="auto" w:fill="F6F6F6" w:themeFill="accent3" w:themeFillTint="19"/>
            <w:vAlign w:val="center"/>
          </w:tcPr>
          <w:p w14:paraId="4653599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06A1F7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业务</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，关联对应业务表</w:t>
            </w:r>
          </w:p>
        </w:tc>
      </w:tr>
      <w:tr w:rsidR="003E056B" w:rsidRPr="00BB437A" w14:paraId="313A189A" w14:textId="77777777" w:rsidTr="00BB437A">
        <w:tc>
          <w:tcPr>
            <w:tcW w:w="2404" w:type="dxa"/>
            <w:shd w:val="clear" w:color="auto" w:fill="F6F6F6" w:themeFill="accent3" w:themeFillTint="19"/>
            <w:vAlign w:val="center"/>
          </w:tcPr>
          <w:p w14:paraId="6ECB8D5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applicant_id</w:t>
            </w:r>
            <w:proofErr w:type="spellEnd"/>
          </w:p>
        </w:tc>
        <w:tc>
          <w:tcPr>
            <w:tcW w:w="1800" w:type="dxa"/>
            <w:shd w:val="clear" w:color="auto" w:fill="F6F6F6" w:themeFill="accent3" w:themeFillTint="19"/>
            <w:vAlign w:val="center"/>
          </w:tcPr>
          <w:p w14:paraId="11F91BD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1CACEE2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申请人</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，关联用户表</w:t>
            </w:r>
          </w:p>
        </w:tc>
      </w:tr>
      <w:tr w:rsidR="003E056B" w:rsidRPr="00BB437A" w14:paraId="23C4242E" w14:textId="77777777" w:rsidTr="00BB437A">
        <w:tc>
          <w:tcPr>
            <w:tcW w:w="2404" w:type="dxa"/>
            <w:shd w:val="clear" w:color="auto" w:fill="F6F6F6" w:themeFill="accent3" w:themeFillTint="19"/>
            <w:vAlign w:val="center"/>
          </w:tcPr>
          <w:p w14:paraId="1CCEA72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title</w:t>
            </w:r>
          </w:p>
        </w:tc>
        <w:tc>
          <w:tcPr>
            <w:tcW w:w="1800" w:type="dxa"/>
            <w:shd w:val="clear" w:color="auto" w:fill="F6F6F6" w:themeFill="accent3" w:themeFillTint="19"/>
            <w:vAlign w:val="center"/>
          </w:tcPr>
          <w:p w14:paraId="3EEE9F5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w:t>
            </w:r>
          </w:p>
        </w:tc>
        <w:tc>
          <w:tcPr>
            <w:tcW w:w="4332" w:type="dxa"/>
            <w:shd w:val="clear" w:color="auto" w:fill="F6F6F6" w:themeFill="accent3" w:themeFillTint="19"/>
            <w:vAlign w:val="center"/>
          </w:tcPr>
          <w:p w14:paraId="63648EB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审核标题</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摘要</w:t>
            </w:r>
          </w:p>
        </w:tc>
      </w:tr>
      <w:tr w:rsidR="003E056B" w:rsidRPr="00BB437A" w14:paraId="58A6F682" w14:textId="77777777" w:rsidTr="00BB437A">
        <w:tc>
          <w:tcPr>
            <w:tcW w:w="2404" w:type="dxa"/>
            <w:shd w:val="clear" w:color="auto" w:fill="F6F6F6" w:themeFill="accent3" w:themeFillTint="19"/>
            <w:vAlign w:val="center"/>
          </w:tcPr>
          <w:p w14:paraId="36ACAB7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content</w:t>
            </w:r>
          </w:p>
        </w:tc>
        <w:tc>
          <w:tcPr>
            <w:tcW w:w="1800" w:type="dxa"/>
            <w:shd w:val="clear" w:color="auto" w:fill="F6F6F6" w:themeFill="accent3" w:themeFillTint="19"/>
            <w:vAlign w:val="center"/>
          </w:tcPr>
          <w:p w14:paraId="1939C06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text</w:t>
            </w:r>
          </w:p>
        </w:tc>
        <w:tc>
          <w:tcPr>
            <w:tcW w:w="4332" w:type="dxa"/>
            <w:shd w:val="clear" w:color="auto" w:fill="F6F6F6" w:themeFill="accent3" w:themeFillTint="19"/>
            <w:vAlign w:val="center"/>
          </w:tcPr>
          <w:p w14:paraId="57970BA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审核内容</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详情描述</w:t>
            </w:r>
          </w:p>
        </w:tc>
      </w:tr>
      <w:tr w:rsidR="003E056B" w:rsidRPr="00BB437A" w14:paraId="78A05C1C" w14:textId="77777777" w:rsidTr="00BB437A">
        <w:tc>
          <w:tcPr>
            <w:tcW w:w="2404" w:type="dxa"/>
            <w:shd w:val="clear" w:color="auto" w:fill="F6F6F6" w:themeFill="accent3" w:themeFillTint="19"/>
            <w:vAlign w:val="center"/>
          </w:tcPr>
          <w:p w14:paraId="184BC83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attachments</w:t>
            </w:r>
          </w:p>
        </w:tc>
        <w:tc>
          <w:tcPr>
            <w:tcW w:w="1800" w:type="dxa"/>
            <w:shd w:val="clear" w:color="auto" w:fill="F6F6F6" w:themeFill="accent3" w:themeFillTint="19"/>
            <w:vAlign w:val="center"/>
          </w:tcPr>
          <w:p w14:paraId="2E4C006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1000)</w:t>
            </w:r>
          </w:p>
        </w:tc>
        <w:tc>
          <w:tcPr>
            <w:tcW w:w="4332" w:type="dxa"/>
            <w:shd w:val="clear" w:color="auto" w:fill="F6F6F6" w:themeFill="accent3" w:themeFillTint="19"/>
            <w:vAlign w:val="center"/>
          </w:tcPr>
          <w:p w14:paraId="34B7576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附件</w:t>
            </w:r>
            <w:r w:rsidRPr="00BB437A">
              <w:rPr>
                <w:rFonts w:ascii="Times New Roman" w:eastAsia="宋体" w:hAnsi="Times New Roman" w:cs="Times New Roman"/>
                <w:color w:val="000000"/>
                <w:kern w:val="0"/>
                <w:sz w:val="24"/>
                <w:szCs w:val="24"/>
                <w:lang w:bidi="ar"/>
              </w:rPr>
              <w:t xml:space="preserve"> URL</w:t>
            </w:r>
            <w:r w:rsidRPr="00BB437A">
              <w:rPr>
                <w:rFonts w:ascii="Times New Roman" w:eastAsia="宋体" w:hAnsi="Times New Roman" w:cs="Times New Roman"/>
                <w:color w:val="000000"/>
                <w:kern w:val="0"/>
                <w:sz w:val="24"/>
                <w:szCs w:val="24"/>
                <w:lang w:bidi="ar"/>
              </w:rPr>
              <w:t>，多个用逗号分隔</w:t>
            </w:r>
          </w:p>
        </w:tc>
      </w:tr>
      <w:tr w:rsidR="003E056B" w:rsidRPr="00BB437A" w14:paraId="13730302" w14:textId="77777777" w:rsidTr="00BB437A">
        <w:tc>
          <w:tcPr>
            <w:tcW w:w="2404" w:type="dxa"/>
            <w:shd w:val="clear" w:color="auto" w:fill="F6F6F6" w:themeFill="accent3" w:themeFillTint="19"/>
            <w:vAlign w:val="center"/>
          </w:tcPr>
          <w:p w14:paraId="3AFA94A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current_status</w:t>
            </w:r>
            <w:proofErr w:type="spellEnd"/>
          </w:p>
        </w:tc>
        <w:tc>
          <w:tcPr>
            <w:tcW w:w="1800" w:type="dxa"/>
            <w:shd w:val="clear" w:color="auto" w:fill="F6F6F6" w:themeFill="accent3" w:themeFillTint="19"/>
            <w:vAlign w:val="center"/>
          </w:tcPr>
          <w:p w14:paraId="3A24EB6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3568E05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当前状态：</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待审核，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审核中，</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已通过，</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已拒绝，</w:t>
            </w:r>
            <w:r w:rsidRPr="00BB437A">
              <w:rPr>
                <w:rFonts w:ascii="Times New Roman" w:eastAsia="宋体" w:hAnsi="Times New Roman" w:cs="Times New Roman"/>
                <w:color w:val="000000"/>
                <w:kern w:val="0"/>
                <w:sz w:val="24"/>
                <w:szCs w:val="24"/>
                <w:lang w:bidi="ar"/>
              </w:rPr>
              <w:t xml:space="preserve">4 </w:t>
            </w:r>
            <w:r w:rsidRPr="00BB437A">
              <w:rPr>
                <w:rFonts w:ascii="Times New Roman" w:eastAsia="宋体" w:hAnsi="Times New Roman" w:cs="Times New Roman"/>
                <w:color w:val="000000"/>
                <w:kern w:val="0"/>
                <w:sz w:val="24"/>
                <w:szCs w:val="24"/>
                <w:lang w:bidi="ar"/>
              </w:rPr>
              <w:t>需补充材料，</w:t>
            </w:r>
            <w:r w:rsidRPr="00BB437A">
              <w:rPr>
                <w:rFonts w:ascii="Times New Roman" w:eastAsia="宋体" w:hAnsi="Times New Roman" w:cs="Times New Roman"/>
                <w:color w:val="000000"/>
                <w:kern w:val="0"/>
                <w:sz w:val="24"/>
                <w:szCs w:val="24"/>
                <w:lang w:bidi="ar"/>
              </w:rPr>
              <w:t xml:space="preserve">5 </w:t>
            </w:r>
            <w:r w:rsidRPr="00BB437A">
              <w:rPr>
                <w:rFonts w:ascii="Times New Roman" w:eastAsia="宋体" w:hAnsi="Times New Roman" w:cs="Times New Roman"/>
                <w:color w:val="000000"/>
                <w:kern w:val="0"/>
                <w:sz w:val="24"/>
                <w:szCs w:val="24"/>
                <w:lang w:bidi="ar"/>
              </w:rPr>
              <w:t>已撤回</w:t>
            </w:r>
          </w:p>
        </w:tc>
      </w:tr>
      <w:tr w:rsidR="003E056B" w:rsidRPr="00BB437A" w14:paraId="747DBB6E" w14:textId="77777777" w:rsidTr="00BB437A">
        <w:tc>
          <w:tcPr>
            <w:tcW w:w="2404" w:type="dxa"/>
            <w:shd w:val="clear" w:color="auto" w:fill="F6F6F6" w:themeFill="accent3" w:themeFillTint="19"/>
            <w:vAlign w:val="center"/>
          </w:tcPr>
          <w:p w14:paraId="3E472D4E"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current_admin_id</w:t>
            </w:r>
            <w:proofErr w:type="spellEnd"/>
          </w:p>
        </w:tc>
        <w:tc>
          <w:tcPr>
            <w:tcW w:w="1800" w:type="dxa"/>
            <w:shd w:val="clear" w:color="auto" w:fill="F6F6F6" w:themeFill="accent3" w:themeFillTint="19"/>
            <w:vAlign w:val="center"/>
          </w:tcPr>
          <w:p w14:paraId="4BA1F169"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 unsigned</w:t>
            </w:r>
          </w:p>
        </w:tc>
        <w:tc>
          <w:tcPr>
            <w:tcW w:w="4332" w:type="dxa"/>
            <w:shd w:val="clear" w:color="auto" w:fill="F6F6F6" w:themeFill="accent3" w:themeFillTint="19"/>
            <w:vAlign w:val="center"/>
          </w:tcPr>
          <w:p w14:paraId="1EB72E7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当前处理人</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，关联管理员表</w:t>
            </w:r>
          </w:p>
        </w:tc>
      </w:tr>
      <w:tr w:rsidR="003E056B" w:rsidRPr="00BB437A" w14:paraId="2F8B38C5" w14:textId="77777777" w:rsidTr="00BB437A">
        <w:tc>
          <w:tcPr>
            <w:tcW w:w="2404" w:type="dxa"/>
            <w:shd w:val="clear" w:color="auto" w:fill="F6F6F6" w:themeFill="accent3" w:themeFillTint="19"/>
            <w:vAlign w:val="center"/>
          </w:tcPr>
          <w:p w14:paraId="168C5A0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priority</w:t>
            </w:r>
          </w:p>
        </w:tc>
        <w:tc>
          <w:tcPr>
            <w:tcW w:w="1800" w:type="dxa"/>
            <w:shd w:val="clear" w:color="auto" w:fill="F6F6F6" w:themeFill="accent3" w:themeFillTint="19"/>
            <w:vAlign w:val="center"/>
          </w:tcPr>
          <w:p w14:paraId="2165B9B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5691B9A1"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优先级：</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低，</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普通，</w:t>
            </w:r>
            <w:r w:rsidRPr="00BB437A">
              <w:rPr>
                <w:rFonts w:ascii="Times New Roman" w:eastAsia="宋体" w:hAnsi="Times New Roman" w:cs="Times New Roman"/>
                <w:color w:val="000000"/>
                <w:kern w:val="0"/>
                <w:sz w:val="24"/>
                <w:szCs w:val="24"/>
                <w:lang w:bidi="ar"/>
              </w:rPr>
              <w:t xml:space="preserve">2 </w:t>
            </w:r>
            <w:r w:rsidRPr="00BB437A">
              <w:rPr>
                <w:rFonts w:ascii="Times New Roman" w:eastAsia="宋体" w:hAnsi="Times New Roman" w:cs="Times New Roman"/>
                <w:color w:val="000000"/>
                <w:kern w:val="0"/>
                <w:sz w:val="24"/>
                <w:szCs w:val="24"/>
                <w:lang w:bidi="ar"/>
              </w:rPr>
              <w:t>高，</w:t>
            </w:r>
            <w:r w:rsidRPr="00BB437A">
              <w:rPr>
                <w:rFonts w:ascii="Times New Roman" w:eastAsia="宋体" w:hAnsi="Times New Roman" w:cs="Times New Roman"/>
                <w:color w:val="000000"/>
                <w:kern w:val="0"/>
                <w:sz w:val="24"/>
                <w:szCs w:val="24"/>
                <w:lang w:bidi="ar"/>
              </w:rPr>
              <w:t xml:space="preserve">3 </w:t>
            </w:r>
            <w:r w:rsidRPr="00BB437A">
              <w:rPr>
                <w:rFonts w:ascii="Times New Roman" w:eastAsia="宋体" w:hAnsi="Times New Roman" w:cs="Times New Roman"/>
                <w:color w:val="000000"/>
                <w:kern w:val="0"/>
                <w:sz w:val="24"/>
                <w:szCs w:val="24"/>
                <w:lang w:bidi="ar"/>
              </w:rPr>
              <w:t>紧急</w:t>
            </w:r>
          </w:p>
        </w:tc>
      </w:tr>
      <w:tr w:rsidR="003E056B" w:rsidRPr="00BB437A" w14:paraId="28AABEC5" w14:textId="77777777" w:rsidTr="00BB437A">
        <w:tc>
          <w:tcPr>
            <w:tcW w:w="2404" w:type="dxa"/>
            <w:shd w:val="clear" w:color="auto" w:fill="F6F6F6" w:themeFill="accent3" w:themeFillTint="19"/>
            <w:vAlign w:val="center"/>
          </w:tcPr>
          <w:p w14:paraId="0B0DAAE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submit_time</w:t>
            </w:r>
            <w:proofErr w:type="spellEnd"/>
          </w:p>
        </w:tc>
        <w:tc>
          <w:tcPr>
            <w:tcW w:w="1800" w:type="dxa"/>
            <w:shd w:val="clear" w:color="auto" w:fill="F6F6F6" w:themeFill="accent3" w:themeFillTint="19"/>
            <w:vAlign w:val="center"/>
          </w:tcPr>
          <w:p w14:paraId="2661D8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12AA41C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提交时间，默认当前时间</w:t>
            </w:r>
          </w:p>
        </w:tc>
      </w:tr>
      <w:tr w:rsidR="003E056B" w:rsidRPr="00BB437A" w14:paraId="626F82C8" w14:textId="77777777" w:rsidTr="00BB437A">
        <w:tc>
          <w:tcPr>
            <w:tcW w:w="2404" w:type="dxa"/>
            <w:shd w:val="clear" w:color="auto" w:fill="F6F6F6" w:themeFill="accent3" w:themeFillTint="19"/>
            <w:vAlign w:val="center"/>
          </w:tcPr>
          <w:p w14:paraId="396563F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finish_time</w:t>
            </w:r>
            <w:proofErr w:type="spellEnd"/>
          </w:p>
        </w:tc>
        <w:tc>
          <w:tcPr>
            <w:tcW w:w="1800" w:type="dxa"/>
            <w:shd w:val="clear" w:color="auto" w:fill="F6F6F6" w:themeFill="accent3" w:themeFillTint="19"/>
            <w:vAlign w:val="center"/>
          </w:tcPr>
          <w:p w14:paraId="01B97AE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3AD179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审核完成时间</w:t>
            </w:r>
          </w:p>
        </w:tc>
      </w:tr>
      <w:tr w:rsidR="003E056B" w:rsidRPr="00BB437A" w14:paraId="17ECAF77" w14:textId="77777777" w:rsidTr="00BB437A">
        <w:tc>
          <w:tcPr>
            <w:tcW w:w="2404" w:type="dxa"/>
            <w:shd w:val="clear" w:color="auto" w:fill="F6F6F6" w:themeFill="accent3" w:themeFillTint="19"/>
            <w:vAlign w:val="center"/>
          </w:tcPr>
          <w:p w14:paraId="6AF90B98"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final_opinion</w:t>
            </w:r>
            <w:proofErr w:type="spellEnd"/>
          </w:p>
        </w:tc>
        <w:tc>
          <w:tcPr>
            <w:tcW w:w="1800" w:type="dxa"/>
            <w:shd w:val="clear" w:color="auto" w:fill="F6F6F6" w:themeFill="accent3" w:themeFillTint="19"/>
            <w:vAlign w:val="center"/>
          </w:tcPr>
          <w:p w14:paraId="6F3EB75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500)</w:t>
            </w:r>
          </w:p>
        </w:tc>
        <w:tc>
          <w:tcPr>
            <w:tcW w:w="4332" w:type="dxa"/>
            <w:shd w:val="clear" w:color="auto" w:fill="F6F6F6" w:themeFill="accent3" w:themeFillTint="19"/>
            <w:vAlign w:val="center"/>
          </w:tcPr>
          <w:p w14:paraId="540D290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最终审核意见</w:t>
            </w:r>
          </w:p>
        </w:tc>
      </w:tr>
      <w:tr w:rsidR="003E056B" w:rsidRPr="00BB437A" w14:paraId="246D86CD" w14:textId="77777777" w:rsidTr="00BB437A">
        <w:tc>
          <w:tcPr>
            <w:tcW w:w="2404" w:type="dxa"/>
            <w:shd w:val="clear" w:color="auto" w:fill="F6F6F6" w:themeFill="accent3" w:themeFillTint="19"/>
            <w:vAlign w:val="center"/>
          </w:tcPr>
          <w:p w14:paraId="6E14369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reject_reason</w:t>
            </w:r>
            <w:proofErr w:type="spellEnd"/>
          </w:p>
        </w:tc>
        <w:tc>
          <w:tcPr>
            <w:tcW w:w="1800" w:type="dxa"/>
            <w:shd w:val="clear" w:color="auto" w:fill="F6F6F6" w:themeFill="accent3" w:themeFillTint="19"/>
            <w:vAlign w:val="center"/>
          </w:tcPr>
          <w:p w14:paraId="187FB20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varchar(</w:t>
            </w:r>
            <w:proofErr w:type="gramEnd"/>
            <w:r w:rsidRPr="00BB437A">
              <w:rPr>
                <w:rFonts w:ascii="Times New Roman" w:eastAsia="宋体" w:hAnsi="Times New Roman" w:cs="Times New Roman"/>
                <w:color w:val="000000"/>
                <w:kern w:val="0"/>
                <w:sz w:val="24"/>
                <w:szCs w:val="24"/>
                <w:lang w:bidi="ar"/>
              </w:rPr>
              <w:t>255)</w:t>
            </w:r>
          </w:p>
        </w:tc>
        <w:tc>
          <w:tcPr>
            <w:tcW w:w="4332" w:type="dxa"/>
            <w:shd w:val="clear" w:color="auto" w:fill="F6F6F6" w:themeFill="accent3" w:themeFillTint="19"/>
            <w:vAlign w:val="center"/>
          </w:tcPr>
          <w:p w14:paraId="75DC6DC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拒绝原因</w:t>
            </w:r>
          </w:p>
        </w:tc>
      </w:tr>
      <w:tr w:rsidR="003E056B" w:rsidRPr="00BB437A" w14:paraId="7905108D" w14:textId="77777777" w:rsidTr="00BB437A">
        <w:tc>
          <w:tcPr>
            <w:tcW w:w="2404" w:type="dxa"/>
            <w:shd w:val="clear" w:color="auto" w:fill="F6F6F6" w:themeFill="accent3" w:themeFillTint="19"/>
            <w:vAlign w:val="center"/>
          </w:tcPr>
          <w:p w14:paraId="18D92FD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5F0CAB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r w:rsidRPr="00BB437A">
              <w:rPr>
                <w:rFonts w:ascii="Times New Roman" w:eastAsia="宋体" w:hAnsi="Times New Roman" w:cs="Times New Roman"/>
                <w:color w:val="000000"/>
                <w:kern w:val="0"/>
                <w:sz w:val="24"/>
                <w:szCs w:val="24"/>
                <w:lang w:bidi="ar"/>
              </w:rPr>
              <w:t xml:space="preserve"> unsigned</w:t>
            </w:r>
          </w:p>
        </w:tc>
        <w:tc>
          <w:tcPr>
            <w:tcW w:w="4332" w:type="dxa"/>
            <w:shd w:val="clear" w:color="auto" w:fill="F6F6F6" w:themeFill="accent3" w:themeFillTint="19"/>
            <w:vAlign w:val="center"/>
          </w:tcPr>
          <w:p w14:paraId="04101BB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5368F2C7" w14:textId="77777777" w:rsidTr="00BB437A">
        <w:tc>
          <w:tcPr>
            <w:tcW w:w="2404" w:type="dxa"/>
            <w:shd w:val="clear" w:color="auto" w:fill="F6F6F6" w:themeFill="accent3" w:themeFillTint="19"/>
            <w:vAlign w:val="center"/>
          </w:tcPr>
          <w:p w14:paraId="5258EAD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3835BFB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01090DF4"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r w:rsidR="003E056B" w:rsidRPr="00BB437A" w14:paraId="4F03368A" w14:textId="77777777" w:rsidTr="00BB437A">
        <w:tc>
          <w:tcPr>
            <w:tcW w:w="2404" w:type="dxa"/>
            <w:shd w:val="clear" w:color="auto" w:fill="F6F6F6" w:themeFill="accent3" w:themeFillTint="19"/>
            <w:vAlign w:val="center"/>
          </w:tcPr>
          <w:p w14:paraId="7C368B6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update_time</w:t>
            </w:r>
            <w:proofErr w:type="spellEnd"/>
          </w:p>
        </w:tc>
        <w:tc>
          <w:tcPr>
            <w:tcW w:w="1800" w:type="dxa"/>
            <w:shd w:val="clear" w:color="auto" w:fill="F6F6F6" w:themeFill="accent3" w:themeFillTint="19"/>
            <w:vAlign w:val="center"/>
          </w:tcPr>
          <w:p w14:paraId="538F65F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3F482D6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更新时间，更新自动刷新</w:t>
            </w:r>
          </w:p>
        </w:tc>
      </w:tr>
    </w:tbl>
    <w:p w14:paraId="49502FB6" w14:textId="77777777" w:rsidR="003E056B" w:rsidRPr="00BB437A" w:rsidRDefault="003E056B">
      <w:pPr>
        <w:widowControl/>
        <w:jc w:val="left"/>
        <w:rPr>
          <w:rFonts w:ascii="Times New Roman" w:eastAsia="宋体" w:hAnsi="Times New Roman" w:cs="Times New Roman"/>
          <w:color w:val="000000"/>
          <w:kern w:val="0"/>
          <w:sz w:val="24"/>
          <w:szCs w:val="24"/>
          <w:lang w:bidi="ar"/>
        </w:rPr>
      </w:pPr>
    </w:p>
    <w:p w14:paraId="24434252" w14:textId="77777777" w:rsidR="003E056B" w:rsidRPr="00BB437A" w:rsidRDefault="00000000">
      <w:pPr>
        <w:widowControl/>
        <w:jc w:val="left"/>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w:t>
      </w:r>
      <w:r w:rsidRPr="00BB437A">
        <w:rPr>
          <w:rFonts w:ascii="Times New Roman" w:eastAsia="宋体" w:hAnsi="Times New Roman" w:cs="Times New Roman"/>
          <w:color w:val="000000"/>
          <w:kern w:val="0"/>
          <w:sz w:val="24"/>
          <w:szCs w:val="24"/>
          <w:lang w:bidi="ar"/>
        </w:rPr>
        <w:t>28</w:t>
      </w:r>
      <w:r w:rsidRPr="00BB437A">
        <w:rPr>
          <w:rFonts w:ascii="Times New Roman" w:eastAsia="宋体" w:hAnsi="Times New Roman" w:cs="Times New Roman"/>
          <w:color w:val="000000"/>
          <w:kern w:val="0"/>
          <w:sz w:val="24"/>
          <w:szCs w:val="24"/>
          <w:lang w:bidi="ar"/>
        </w:rPr>
        <w:t>）私桩动态价格表的具体设计如表所示：</w:t>
      </w:r>
    </w:p>
    <w:tbl>
      <w:tblPr>
        <w:tblStyle w:val="af1"/>
        <w:tblW w:w="8536" w:type="dxa"/>
        <w:tblLook w:val="04A0" w:firstRow="1" w:lastRow="0" w:firstColumn="1" w:lastColumn="0" w:noHBand="0" w:noVBand="1"/>
      </w:tblPr>
      <w:tblGrid>
        <w:gridCol w:w="2404"/>
        <w:gridCol w:w="1800"/>
        <w:gridCol w:w="4332"/>
      </w:tblGrid>
      <w:tr w:rsidR="003E056B" w:rsidRPr="00BB437A" w14:paraId="649DF25C" w14:textId="77777777" w:rsidTr="00BB437A">
        <w:tc>
          <w:tcPr>
            <w:tcW w:w="2404" w:type="dxa"/>
            <w:shd w:val="clear" w:color="auto" w:fill="A5A5A5" w:themeFill="accent3"/>
            <w:vAlign w:val="center"/>
          </w:tcPr>
          <w:p w14:paraId="4353F82A"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属性名</w:t>
            </w:r>
          </w:p>
        </w:tc>
        <w:tc>
          <w:tcPr>
            <w:tcW w:w="1800" w:type="dxa"/>
            <w:shd w:val="clear" w:color="auto" w:fill="A5A5A5" w:themeFill="accent3"/>
            <w:vAlign w:val="center"/>
          </w:tcPr>
          <w:p w14:paraId="07643BD4"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类型</w:t>
            </w:r>
          </w:p>
        </w:tc>
        <w:tc>
          <w:tcPr>
            <w:tcW w:w="4332" w:type="dxa"/>
            <w:shd w:val="clear" w:color="auto" w:fill="A5A5A5" w:themeFill="accent3"/>
            <w:vAlign w:val="center"/>
          </w:tcPr>
          <w:p w14:paraId="2B57DBF4" w14:textId="77777777" w:rsidR="003E056B" w:rsidRPr="00BB437A" w:rsidRDefault="00000000" w:rsidP="00BB437A">
            <w:pPr>
              <w:widowControl/>
              <w:jc w:val="center"/>
              <w:rPr>
                <w:rFonts w:ascii="Times New Roman" w:eastAsia="宋体" w:hAnsi="Times New Roman" w:cs="Times New Roman"/>
                <w:b/>
                <w:color w:val="FFFFFF"/>
                <w:kern w:val="0"/>
                <w:sz w:val="24"/>
                <w:szCs w:val="24"/>
                <w:lang w:bidi="ar"/>
              </w:rPr>
            </w:pPr>
            <w:r w:rsidRPr="00BB437A">
              <w:rPr>
                <w:rFonts w:ascii="Times New Roman" w:eastAsia="宋体" w:hAnsi="Times New Roman" w:cs="Times New Roman"/>
                <w:b/>
                <w:color w:val="000000" w:themeColor="text1"/>
                <w:kern w:val="0"/>
                <w:sz w:val="24"/>
                <w:szCs w:val="24"/>
                <w:lang w:bidi="ar"/>
              </w:rPr>
              <w:t>说明</w:t>
            </w:r>
          </w:p>
        </w:tc>
      </w:tr>
      <w:tr w:rsidR="003E056B" w:rsidRPr="00BB437A" w14:paraId="53DD8D0F" w14:textId="77777777" w:rsidTr="00BB437A">
        <w:tc>
          <w:tcPr>
            <w:tcW w:w="2404" w:type="dxa"/>
            <w:shd w:val="clear" w:color="auto" w:fill="DBDBDB" w:themeFill="accent3" w:themeFillTint="66"/>
            <w:vAlign w:val="center"/>
          </w:tcPr>
          <w:p w14:paraId="1A67A1A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id</w:t>
            </w:r>
          </w:p>
        </w:tc>
        <w:tc>
          <w:tcPr>
            <w:tcW w:w="1800" w:type="dxa"/>
            <w:shd w:val="clear" w:color="auto" w:fill="DBDBDB" w:themeFill="accent3" w:themeFillTint="66"/>
            <w:vAlign w:val="center"/>
          </w:tcPr>
          <w:p w14:paraId="14B0F1D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DBDBDB" w:themeFill="accent3" w:themeFillTint="66"/>
            <w:vAlign w:val="center"/>
          </w:tcPr>
          <w:p w14:paraId="633A6FBD"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价格记录</w:t>
            </w:r>
            <w:r w:rsidRPr="00BB437A">
              <w:rPr>
                <w:rFonts w:ascii="Times New Roman" w:eastAsia="宋体" w:hAnsi="Times New Roman" w:cs="Times New Roman"/>
                <w:color w:val="000000"/>
                <w:kern w:val="0"/>
                <w:sz w:val="24"/>
                <w:szCs w:val="24"/>
                <w:lang w:bidi="ar"/>
              </w:rPr>
              <w:t xml:space="preserve"> ID</w:t>
            </w:r>
            <w:r w:rsidRPr="00BB437A">
              <w:rPr>
                <w:rFonts w:ascii="Times New Roman" w:eastAsia="宋体" w:hAnsi="Times New Roman" w:cs="Times New Roman"/>
                <w:color w:val="000000"/>
                <w:kern w:val="0"/>
                <w:sz w:val="24"/>
                <w:szCs w:val="24"/>
                <w:lang w:bidi="ar"/>
              </w:rPr>
              <w:t>，主键，自增</w:t>
            </w:r>
          </w:p>
        </w:tc>
      </w:tr>
      <w:tr w:rsidR="003E056B" w:rsidRPr="00BB437A" w14:paraId="1633EBBB" w14:textId="77777777" w:rsidTr="00BB437A">
        <w:tc>
          <w:tcPr>
            <w:tcW w:w="2404" w:type="dxa"/>
            <w:shd w:val="clear" w:color="auto" w:fill="F6F6F6" w:themeFill="accent3" w:themeFillTint="19"/>
            <w:vAlign w:val="center"/>
          </w:tcPr>
          <w:p w14:paraId="75796BC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station_id</w:t>
            </w:r>
            <w:proofErr w:type="spellEnd"/>
          </w:p>
        </w:tc>
        <w:tc>
          <w:tcPr>
            <w:tcW w:w="1800" w:type="dxa"/>
            <w:shd w:val="clear" w:color="auto" w:fill="F6F6F6" w:themeFill="accent3" w:themeFillTint="19"/>
            <w:vAlign w:val="center"/>
          </w:tcPr>
          <w:p w14:paraId="4E280695"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int</w:t>
            </w:r>
          </w:p>
        </w:tc>
        <w:tc>
          <w:tcPr>
            <w:tcW w:w="4332" w:type="dxa"/>
            <w:shd w:val="clear" w:color="auto" w:fill="F6F6F6" w:themeFill="accent3" w:themeFillTint="19"/>
            <w:vAlign w:val="center"/>
          </w:tcPr>
          <w:p w14:paraId="70916DF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私桩</w:t>
            </w:r>
            <w:r w:rsidRPr="00BB437A">
              <w:rPr>
                <w:rFonts w:ascii="Times New Roman" w:eastAsia="宋体" w:hAnsi="Times New Roman" w:cs="Times New Roman"/>
                <w:color w:val="000000"/>
                <w:kern w:val="0"/>
                <w:sz w:val="24"/>
                <w:szCs w:val="24"/>
                <w:lang w:bidi="ar"/>
              </w:rPr>
              <w:t xml:space="preserve"> ID</w:t>
            </w:r>
          </w:p>
        </w:tc>
      </w:tr>
      <w:tr w:rsidR="003E056B" w:rsidRPr="00BB437A" w14:paraId="347F938D" w14:textId="77777777" w:rsidTr="00BB437A">
        <w:tc>
          <w:tcPr>
            <w:tcW w:w="2404" w:type="dxa"/>
            <w:shd w:val="clear" w:color="auto" w:fill="DBDBDB" w:themeFill="accent3" w:themeFillTint="66"/>
            <w:vAlign w:val="center"/>
          </w:tcPr>
          <w:p w14:paraId="60E7208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begin_time</w:t>
            </w:r>
            <w:proofErr w:type="spellEnd"/>
          </w:p>
        </w:tc>
        <w:tc>
          <w:tcPr>
            <w:tcW w:w="1800" w:type="dxa"/>
            <w:shd w:val="clear" w:color="auto" w:fill="DBDBDB" w:themeFill="accent3" w:themeFillTint="66"/>
            <w:vAlign w:val="center"/>
          </w:tcPr>
          <w:p w14:paraId="1DD6B7D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DBDBDB" w:themeFill="accent3" w:themeFillTint="66"/>
            <w:vAlign w:val="center"/>
          </w:tcPr>
          <w:p w14:paraId="5157E88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价格生效开始时间</w:t>
            </w:r>
          </w:p>
        </w:tc>
      </w:tr>
      <w:tr w:rsidR="003E056B" w:rsidRPr="00BB437A" w14:paraId="4D8A88B7" w14:textId="77777777" w:rsidTr="00BB437A">
        <w:tc>
          <w:tcPr>
            <w:tcW w:w="2404" w:type="dxa"/>
            <w:shd w:val="clear" w:color="auto" w:fill="F6F6F6" w:themeFill="accent3" w:themeFillTint="19"/>
            <w:vAlign w:val="center"/>
          </w:tcPr>
          <w:p w14:paraId="1D4C5746"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end_time</w:t>
            </w:r>
            <w:proofErr w:type="spellEnd"/>
          </w:p>
        </w:tc>
        <w:tc>
          <w:tcPr>
            <w:tcW w:w="1800" w:type="dxa"/>
            <w:shd w:val="clear" w:color="auto" w:fill="F6F6F6" w:themeFill="accent3" w:themeFillTint="19"/>
            <w:vAlign w:val="center"/>
          </w:tcPr>
          <w:p w14:paraId="14BCE41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2D87CB2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价格生效结束时间</w:t>
            </w:r>
          </w:p>
        </w:tc>
      </w:tr>
      <w:tr w:rsidR="003E056B" w:rsidRPr="00BB437A" w14:paraId="32A5E3CB" w14:textId="77777777" w:rsidTr="00BB437A">
        <w:tc>
          <w:tcPr>
            <w:tcW w:w="2404" w:type="dxa"/>
            <w:shd w:val="clear" w:color="auto" w:fill="F6F6F6" w:themeFill="accent3" w:themeFillTint="19"/>
            <w:vAlign w:val="center"/>
          </w:tcPr>
          <w:p w14:paraId="56ABA8A0"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price</w:t>
            </w:r>
          </w:p>
        </w:tc>
        <w:tc>
          <w:tcPr>
            <w:tcW w:w="1800" w:type="dxa"/>
            <w:shd w:val="clear" w:color="auto" w:fill="F6F6F6" w:themeFill="accent3" w:themeFillTint="19"/>
            <w:vAlign w:val="center"/>
          </w:tcPr>
          <w:p w14:paraId="1270DB4B"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gramStart"/>
            <w:r w:rsidRPr="00BB437A">
              <w:rPr>
                <w:rFonts w:ascii="Times New Roman" w:eastAsia="宋体" w:hAnsi="Times New Roman" w:cs="Times New Roman"/>
                <w:color w:val="000000"/>
                <w:kern w:val="0"/>
                <w:sz w:val="24"/>
                <w:szCs w:val="24"/>
                <w:lang w:bidi="ar"/>
              </w:rPr>
              <w:t>decimal(</w:t>
            </w:r>
            <w:proofErr w:type="gramEnd"/>
            <w:r w:rsidRPr="00BB437A">
              <w:rPr>
                <w:rFonts w:ascii="Times New Roman" w:eastAsia="宋体" w:hAnsi="Times New Roman" w:cs="Times New Roman"/>
                <w:color w:val="000000"/>
                <w:kern w:val="0"/>
                <w:sz w:val="24"/>
                <w:szCs w:val="24"/>
                <w:lang w:bidi="ar"/>
              </w:rPr>
              <w:t>10,2)</w:t>
            </w:r>
          </w:p>
        </w:tc>
        <w:tc>
          <w:tcPr>
            <w:tcW w:w="4332" w:type="dxa"/>
            <w:shd w:val="clear" w:color="auto" w:fill="F6F6F6" w:themeFill="accent3" w:themeFillTint="19"/>
            <w:vAlign w:val="center"/>
          </w:tcPr>
          <w:p w14:paraId="0E998592"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充电价格，单位：元</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度</w:t>
            </w:r>
          </w:p>
        </w:tc>
      </w:tr>
      <w:tr w:rsidR="003E056B" w:rsidRPr="00BB437A" w14:paraId="7329720C" w14:textId="77777777" w:rsidTr="00BB437A">
        <w:tc>
          <w:tcPr>
            <w:tcW w:w="2404" w:type="dxa"/>
            <w:shd w:val="clear" w:color="auto" w:fill="F6F6F6" w:themeFill="accent3" w:themeFillTint="19"/>
            <w:vAlign w:val="center"/>
          </w:tcPr>
          <w:p w14:paraId="2120AD9A"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is_deleted</w:t>
            </w:r>
            <w:proofErr w:type="spellEnd"/>
          </w:p>
        </w:tc>
        <w:tc>
          <w:tcPr>
            <w:tcW w:w="1800" w:type="dxa"/>
            <w:shd w:val="clear" w:color="auto" w:fill="F6F6F6" w:themeFill="accent3" w:themeFillTint="19"/>
            <w:vAlign w:val="center"/>
          </w:tcPr>
          <w:p w14:paraId="7DB0B20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tinyint</w:t>
            </w:r>
            <w:proofErr w:type="spellEnd"/>
          </w:p>
        </w:tc>
        <w:tc>
          <w:tcPr>
            <w:tcW w:w="4332" w:type="dxa"/>
            <w:shd w:val="clear" w:color="auto" w:fill="F6F6F6" w:themeFill="accent3" w:themeFillTint="19"/>
            <w:vAlign w:val="center"/>
          </w:tcPr>
          <w:p w14:paraId="7EAAA283"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逻辑删除标识：</w:t>
            </w:r>
            <w:r w:rsidRPr="00BB437A">
              <w:rPr>
                <w:rFonts w:ascii="Times New Roman" w:eastAsia="宋体" w:hAnsi="Times New Roman" w:cs="Times New Roman"/>
                <w:color w:val="000000"/>
                <w:kern w:val="0"/>
                <w:sz w:val="24"/>
                <w:szCs w:val="24"/>
                <w:lang w:bidi="ar"/>
              </w:rPr>
              <w:t xml:space="preserve">0 </w:t>
            </w:r>
            <w:r w:rsidRPr="00BB437A">
              <w:rPr>
                <w:rFonts w:ascii="Times New Roman" w:eastAsia="宋体" w:hAnsi="Times New Roman" w:cs="Times New Roman"/>
                <w:color w:val="000000"/>
                <w:kern w:val="0"/>
                <w:sz w:val="24"/>
                <w:szCs w:val="24"/>
                <w:lang w:bidi="ar"/>
              </w:rPr>
              <w:t>正常，</w:t>
            </w:r>
            <w:r w:rsidRPr="00BB437A">
              <w:rPr>
                <w:rFonts w:ascii="Times New Roman" w:eastAsia="宋体" w:hAnsi="Times New Roman" w:cs="Times New Roman"/>
                <w:color w:val="000000"/>
                <w:kern w:val="0"/>
                <w:sz w:val="24"/>
                <w:szCs w:val="24"/>
                <w:lang w:bidi="ar"/>
              </w:rPr>
              <w:t xml:space="preserve">1 </w:t>
            </w:r>
            <w:r w:rsidRPr="00BB437A">
              <w:rPr>
                <w:rFonts w:ascii="Times New Roman" w:eastAsia="宋体" w:hAnsi="Times New Roman" w:cs="Times New Roman"/>
                <w:color w:val="000000"/>
                <w:kern w:val="0"/>
                <w:sz w:val="24"/>
                <w:szCs w:val="24"/>
                <w:lang w:bidi="ar"/>
              </w:rPr>
              <w:t>已删除</w:t>
            </w:r>
          </w:p>
        </w:tc>
      </w:tr>
      <w:tr w:rsidR="003E056B" w:rsidRPr="00BB437A" w14:paraId="50C6688D" w14:textId="77777777" w:rsidTr="00BB437A">
        <w:tc>
          <w:tcPr>
            <w:tcW w:w="2404" w:type="dxa"/>
            <w:shd w:val="clear" w:color="auto" w:fill="F6F6F6" w:themeFill="accent3" w:themeFillTint="19"/>
            <w:vAlign w:val="center"/>
          </w:tcPr>
          <w:p w14:paraId="18093D4F"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proofErr w:type="spellStart"/>
            <w:r w:rsidRPr="00BB437A">
              <w:rPr>
                <w:rFonts w:ascii="Times New Roman" w:eastAsia="宋体" w:hAnsi="Times New Roman" w:cs="Times New Roman"/>
                <w:color w:val="000000"/>
                <w:kern w:val="0"/>
                <w:sz w:val="24"/>
                <w:szCs w:val="24"/>
                <w:lang w:bidi="ar"/>
              </w:rPr>
              <w:t>create_time</w:t>
            </w:r>
            <w:proofErr w:type="spellEnd"/>
          </w:p>
        </w:tc>
        <w:tc>
          <w:tcPr>
            <w:tcW w:w="1800" w:type="dxa"/>
            <w:shd w:val="clear" w:color="auto" w:fill="F6F6F6" w:themeFill="accent3" w:themeFillTint="19"/>
            <w:vAlign w:val="center"/>
          </w:tcPr>
          <w:p w14:paraId="3581B86C"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datetime</w:t>
            </w:r>
          </w:p>
        </w:tc>
        <w:tc>
          <w:tcPr>
            <w:tcW w:w="4332" w:type="dxa"/>
            <w:shd w:val="clear" w:color="auto" w:fill="F6F6F6" w:themeFill="accent3" w:themeFillTint="19"/>
            <w:vAlign w:val="center"/>
          </w:tcPr>
          <w:p w14:paraId="4C8CCDF7" w14:textId="77777777" w:rsidR="003E056B" w:rsidRPr="00BB437A" w:rsidRDefault="00000000" w:rsidP="00BB437A">
            <w:pPr>
              <w:widowControl/>
              <w:jc w:val="center"/>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创建时间，默认当前时间</w:t>
            </w:r>
          </w:p>
        </w:tc>
      </w:tr>
    </w:tbl>
    <w:p w14:paraId="66A5D1AC" w14:textId="77777777" w:rsidR="003E056B" w:rsidRDefault="003E056B">
      <w:pPr>
        <w:widowControl/>
        <w:jc w:val="left"/>
        <w:rPr>
          <w:rFonts w:ascii="宋体" w:eastAsia="宋体" w:hAnsi="宋体" w:cs="宋体" w:hint="eastAsia"/>
          <w:color w:val="000000"/>
          <w:kern w:val="0"/>
          <w:szCs w:val="21"/>
          <w:lang w:bidi="ar"/>
        </w:rPr>
      </w:pPr>
    </w:p>
    <w:p w14:paraId="02699545" w14:textId="77777777" w:rsidR="003E056B" w:rsidRDefault="003E056B">
      <w:pPr>
        <w:widowControl/>
        <w:jc w:val="left"/>
        <w:rPr>
          <w:rFonts w:ascii="黑体" w:eastAsia="黑体" w:hAnsi="黑体" w:cs="黑体" w:hint="eastAsia"/>
          <w:color w:val="000000"/>
          <w:kern w:val="0"/>
          <w:sz w:val="28"/>
          <w:szCs w:val="28"/>
          <w:lang w:bidi="ar"/>
        </w:rPr>
      </w:pPr>
    </w:p>
    <w:p w14:paraId="27902D1E" w14:textId="77777777" w:rsidR="003E056B" w:rsidRDefault="00000000" w:rsidP="001F2CE5">
      <w:pPr>
        <w:pStyle w:val="2"/>
        <w:rPr>
          <w:rFonts w:hint="eastAsia"/>
          <w:lang w:bidi="ar"/>
        </w:rPr>
      </w:pPr>
      <w:bookmarkStart w:id="40" w:name="_Toc228733106"/>
      <w:r>
        <w:rPr>
          <w:rFonts w:hint="eastAsia"/>
          <w:lang w:bidi="ar"/>
        </w:rPr>
        <w:t xml:space="preserve">3.2 </w:t>
      </w:r>
      <w:r>
        <w:rPr>
          <w:rFonts w:hint="eastAsia"/>
          <w:lang w:bidi="ar"/>
        </w:rPr>
        <w:t>关键技术与算法设计</w:t>
      </w:r>
      <w:bookmarkEnd w:id="40"/>
    </w:p>
    <w:p w14:paraId="611FA274" w14:textId="77777777" w:rsidR="003E056B" w:rsidRDefault="00000000">
      <w:pPr>
        <w:widowControl/>
        <w:jc w:val="left"/>
        <w:rPr>
          <w:rFonts w:ascii="黑体" w:eastAsia="黑体" w:hAnsi="黑体" w:cs="黑体" w:hint="eastAsia"/>
          <w:color w:val="000000"/>
          <w:kern w:val="0"/>
          <w:sz w:val="28"/>
          <w:szCs w:val="28"/>
          <w:lang w:bidi="ar"/>
        </w:rPr>
      </w:pPr>
      <w:r>
        <w:rPr>
          <w:rFonts w:ascii="黑体" w:eastAsia="黑体" w:hAnsi="黑体" w:cs="黑体" w:hint="eastAsia"/>
          <w:color w:val="000000"/>
          <w:kern w:val="0"/>
          <w:sz w:val="28"/>
          <w:szCs w:val="28"/>
          <w:lang w:bidi="ar"/>
        </w:rPr>
        <w:t>3.2.1 用户</w:t>
      </w:r>
      <w:proofErr w:type="gramStart"/>
      <w:r>
        <w:rPr>
          <w:rFonts w:ascii="黑体" w:eastAsia="黑体" w:hAnsi="黑体" w:cs="黑体" w:hint="eastAsia"/>
          <w:color w:val="000000"/>
          <w:kern w:val="0"/>
          <w:sz w:val="28"/>
          <w:szCs w:val="28"/>
          <w:lang w:bidi="ar"/>
        </w:rPr>
        <w:t>端设计</w:t>
      </w:r>
      <w:proofErr w:type="gramEnd"/>
      <w:r>
        <w:rPr>
          <w:rFonts w:ascii="黑体" w:eastAsia="黑体" w:hAnsi="黑体" w:cs="黑体" w:hint="eastAsia"/>
          <w:color w:val="000000"/>
          <w:kern w:val="0"/>
          <w:sz w:val="28"/>
          <w:szCs w:val="28"/>
          <w:lang w:bidi="ar"/>
        </w:rPr>
        <w:t>重点</w:t>
      </w:r>
    </w:p>
    <w:p w14:paraId="15A822B8"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1</w:t>
      </w:r>
      <w:r w:rsidRPr="00BB437A">
        <w:rPr>
          <w:rFonts w:ascii="Times New Roman" w:eastAsia="宋体" w:hAnsi="Times New Roman" w:cs="Times New Roman"/>
          <w:b/>
          <w:bCs/>
          <w:color w:val="000000"/>
          <w:kern w:val="0"/>
          <w:sz w:val="24"/>
          <w:szCs w:val="24"/>
          <w:lang w:bidi="ar"/>
        </w:rPr>
        <w:t>）地图</w:t>
      </w:r>
      <w:r w:rsidRPr="00BB437A">
        <w:rPr>
          <w:rFonts w:ascii="Times New Roman" w:eastAsia="宋体" w:hAnsi="Times New Roman" w:cs="Times New Roman"/>
          <w:b/>
          <w:bCs/>
          <w:color w:val="000000"/>
          <w:kern w:val="0"/>
          <w:sz w:val="24"/>
          <w:szCs w:val="24"/>
          <w:lang w:bidi="ar"/>
        </w:rPr>
        <w:t xml:space="preserve"> + </w:t>
      </w:r>
      <w:r w:rsidRPr="00BB437A">
        <w:rPr>
          <w:rFonts w:ascii="Times New Roman" w:eastAsia="宋体" w:hAnsi="Times New Roman" w:cs="Times New Roman"/>
          <w:b/>
          <w:bCs/>
          <w:color w:val="000000"/>
          <w:kern w:val="0"/>
          <w:sz w:val="24"/>
          <w:szCs w:val="24"/>
          <w:lang w:bidi="ar"/>
        </w:rPr>
        <w:t>列表双端联动充电桩检索体系</w:t>
      </w:r>
    </w:p>
    <w:p w14:paraId="6E48B9DE"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整合第三方地图</w:t>
      </w:r>
      <w:r w:rsidRPr="00BB437A">
        <w:rPr>
          <w:rFonts w:ascii="Times New Roman" w:eastAsia="宋体" w:hAnsi="Times New Roman" w:cs="Times New Roman"/>
          <w:color w:val="000000"/>
          <w:kern w:val="0"/>
          <w:sz w:val="24"/>
          <w:szCs w:val="24"/>
          <w:lang w:bidi="ar"/>
        </w:rPr>
        <w:t xml:space="preserve"> API </w:t>
      </w:r>
      <w:r w:rsidRPr="00BB437A">
        <w:rPr>
          <w:rFonts w:ascii="Times New Roman" w:eastAsia="宋体" w:hAnsi="Times New Roman" w:cs="Times New Roman"/>
          <w:color w:val="000000"/>
          <w:kern w:val="0"/>
          <w:sz w:val="24"/>
          <w:szCs w:val="24"/>
          <w:lang w:bidi="ar"/>
        </w:rPr>
        <w:t>能力，实现充电桩地图点位标记与侧边抽屉列表实时双向同步，支持按距离、电价、空闲状态、公桩</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私</w:t>
      </w:r>
      <w:proofErr w:type="gramStart"/>
      <w:r w:rsidRPr="00BB437A">
        <w:rPr>
          <w:rFonts w:ascii="Times New Roman" w:eastAsia="宋体" w:hAnsi="Times New Roman" w:cs="Times New Roman"/>
          <w:color w:val="000000"/>
          <w:kern w:val="0"/>
          <w:sz w:val="24"/>
          <w:szCs w:val="24"/>
          <w:lang w:bidi="ar"/>
        </w:rPr>
        <w:t>桩类型</w:t>
      </w:r>
      <w:proofErr w:type="gramEnd"/>
      <w:r w:rsidRPr="00BB437A">
        <w:rPr>
          <w:rFonts w:ascii="Times New Roman" w:eastAsia="宋体" w:hAnsi="Times New Roman" w:cs="Times New Roman"/>
          <w:color w:val="000000"/>
          <w:kern w:val="0"/>
          <w:sz w:val="24"/>
          <w:szCs w:val="24"/>
          <w:lang w:bidi="ar"/>
        </w:rPr>
        <w:t>筛选检索，同时结合</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智能分析模块，完成长短途</w:t>
      </w:r>
      <w:proofErr w:type="gramStart"/>
      <w:r w:rsidRPr="00BB437A">
        <w:rPr>
          <w:rFonts w:ascii="Times New Roman" w:eastAsia="宋体" w:hAnsi="Times New Roman" w:cs="Times New Roman"/>
          <w:color w:val="000000"/>
          <w:kern w:val="0"/>
          <w:sz w:val="24"/>
          <w:szCs w:val="24"/>
          <w:lang w:bidi="ar"/>
        </w:rPr>
        <w:t>智能补能路线</w:t>
      </w:r>
      <w:proofErr w:type="gramEnd"/>
      <w:r w:rsidRPr="00BB437A">
        <w:rPr>
          <w:rFonts w:ascii="Times New Roman" w:eastAsia="宋体" w:hAnsi="Times New Roman" w:cs="Times New Roman"/>
          <w:color w:val="000000"/>
          <w:kern w:val="0"/>
          <w:sz w:val="24"/>
          <w:szCs w:val="24"/>
          <w:lang w:bidi="ar"/>
        </w:rPr>
        <w:t>规划，全方位优化用户查找充电桩、导航前往的使用体验。</w:t>
      </w:r>
    </w:p>
    <w:p w14:paraId="770F6F5C"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2</w:t>
      </w:r>
      <w:r w:rsidRPr="00BB437A">
        <w:rPr>
          <w:rFonts w:ascii="Times New Roman" w:eastAsia="宋体" w:hAnsi="Times New Roman" w:cs="Times New Roman"/>
          <w:b/>
          <w:bCs/>
          <w:color w:val="000000"/>
          <w:kern w:val="0"/>
          <w:sz w:val="24"/>
          <w:szCs w:val="24"/>
          <w:lang w:bidi="ar"/>
        </w:rPr>
        <w:t>）公私</w:t>
      </w:r>
      <w:proofErr w:type="gramStart"/>
      <w:r w:rsidRPr="00BB437A">
        <w:rPr>
          <w:rFonts w:ascii="Times New Roman" w:eastAsia="宋体" w:hAnsi="Times New Roman" w:cs="Times New Roman"/>
          <w:b/>
          <w:bCs/>
          <w:color w:val="000000"/>
          <w:kern w:val="0"/>
          <w:sz w:val="24"/>
          <w:szCs w:val="24"/>
          <w:lang w:bidi="ar"/>
        </w:rPr>
        <w:t>桩数据</w:t>
      </w:r>
      <w:proofErr w:type="gramEnd"/>
      <w:r w:rsidRPr="00BB437A">
        <w:rPr>
          <w:rFonts w:ascii="Times New Roman" w:eastAsia="宋体" w:hAnsi="Times New Roman" w:cs="Times New Roman"/>
          <w:b/>
          <w:bCs/>
          <w:color w:val="000000"/>
          <w:kern w:val="0"/>
          <w:sz w:val="24"/>
          <w:szCs w:val="24"/>
          <w:lang w:bidi="ar"/>
        </w:rPr>
        <w:t>融合与模块化组件化开发</w:t>
      </w:r>
    </w:p>
    <w:p w14:paraId="2630040D"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统一整合平台公共充电桩、用户共享私人充电桩两类数据源，完成数据标准化融合处理；同时前端基于</w:t>
      </w:r>
      <w:r w:rsidRPr="00BB437A">
        <w:rPr>
          <w:rFonts w:ascii="Times New Roman" w:eastAsia="宋体" w:hAnsi="Times New Roman" w:cs="Times New Roman"/>
          <w:color w:val="000000"/>
          <w:kern w:val="0"/>
          <w:sz w:val="24"/>
          <w:szCs w:val="24"/>
          <w:lang w:bidi="ar"/>
        </w:rPr>
        <w:t xml:space="preserve"> </w:t>
      </w:r>
      <w:proofErr w:type="spellStart"/>
      <w:r w:rsidRPr="00BB437A">
        <w:rPr>
          <w:rFonts w:ascii="Times New Roman" w:eastAsia="宋体" w:hAnsi="Times New Roman" w:cs="Times New Roman"/>
          <w:color w:val="000000"/>
          <w:kern w:val="0"/>
          <w:sz w:val="24"/>
          <w:szCs w:val="24"/>
          <w:lang w:bidi="ar"/>
        </w:rPr>
        <w:t>uni</w:t>
      </w:r>
      <w:proofErr w:type="spellEnd"/>
      <w:r w:rsidRPr="00BB437A">
        <w:rPr>
          <w:rFonts w:ascii="Times New Roman" w:eastAsia="宋体" w:hAnsi="Times New Roman" w:cs="Times New Roman"/>
          <w:color w:val="000000"/>
          <w:kern w:val="0"/>
          <w:sz w:val="24"/>
          <w:szCs w:val="24"/>
          <w:lang w:bidi="ar"/>
        </w:rPr>
        <w:t xml:space="preserve">-app </w:t>
      </w:r>
      <w:r w:rsidRPr="00BB437A">
        <w:rPr>
          <w:rFonts w:ascii="Times New Roman" w:eastAsia="宋体" w:hAnsi="Times New Roman" w:cs="Times New Roman"/>
          <w:color w:val="000000"/>
          <w:kern w:val="0"/>
          <w:sz w:val="24"/>
          <w:szCs w:val="24"/>
          <w:lang w:bidi="ar"/>
        </w:rPr>
        <w:t>进行页面模块化、</w:t>
      </w:r>
      <w:r w:rsidRPr="00BB437A">
        <w:rPr>
          <w:rFonts w:ascii="Times New Roman" w:eastAsia="宋体" w:hAnsi="Times New Roman" w:cs="Times New Roman"/>
          <w:color w:val="000000"/>
          <w:kern w:val="0"/>
          <w:sz w:val="24"/>
          <w:szCs w:val="24"/>
          <w:lang w:bidi="ar"/>
        </w:rPr>
        <w:t xml:space="preserve">UI </w:t>
      </w:r>
      <w:r w:rsidRPr="00BB437A">
        <w:rPr>
          <w:rFonts w:ascii="Times New Roman" w:eastAsia="宋体" w:hAnsi="Times New Roman" w:cs="Times New Roman"/>
          <w:color w:val="000000"/>
          <w:kern w:val="0"/>
          <w:sz w:val="24"/>
          <w:szCs w:val="24"/>
          <w:lang w:bidi="ar"/>
        </w:rPr>
        <w:t>组件化拆分，抽象封装定位、筛选、预约、聊天等可复用组件，大幅提升代码复用性、迭代效率与后期维护便捷性。</w:t>
      </w:r>
    </w:p>
    <w:p w14:paraId="1B18224B"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3</w:t>
      </w: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 xml:space="preserve">WebSocket </w:t>
      </w:r>
      <w:r w:rsidRPr="00BB437A">
        <w:rPr>
          <w:rFonts w:ascii="Times New Roman" w:eastAsia="宋体" w:hAnsi="Times New Roman" w:cs="Times New Roman"/>
          <w:b/>
          <w:bCs/>
          <w:color w:val="000000"/>
          <w:kern w:val="0"/>
          <w:sz w:val="24"/>
          <w:szCs w:val="24"/>
          <w:lang w:bidi="ar"/>
        </w:rPr>
        <w:t>全链路实时双向通信</w:t>
      </w:r>
    </w:p>
    <w:p w14:paraId="07E85A3C"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基于</w:t>
      </w:r>
      <w:r w:rsidRPr="00BB437A">
        <w:rPr>
          <w:rFonts w:ascii="Times New Roman" w:eastAsia="宋体" w:hAnsi="Times New Roman" w:cs="Times New Roman"/>
          <w:color w:val="000000"/>
          <w:kern w:val="0"/>
          <w:sz w:val="24"/>
          <w:szCs w:val="24"/>
          <w:lang w:bidi="ar"/>
        </w:rPr>
        <w:t xml:space="preserve"> WebSocket </w:t>
      </w:r>
      <w:r w:rsidRPr="00BB437A">
        <w:rPr>
          <w:rFonts w:ascii="Times New Roman" w:eastAsia="宋体" w:hAnsi="Times New Roman" w:cs="Times New Roman"/>
          <w:color w:val="000000"/>
          <w:kern w:val="0"/>
          <w:sz w:val="24"/>
          <w:szCs w:val="24"/>
          <w:lang w:bidi="ar"/>
        </w:rPr>
        <w:t>实现</w:t>
      </w:r>
      <w:proofErr w:type="gramStart"/>
      <w:r w:rsidRPr="00BB437A">
        <w:rPr>
          <w:rFonts w:ascii="Times New Roman" w:eastAsia="宋体" w:hAnsi="Times New Roman" w:cs="Times New Roman"/>
          <w:color w:val="000000"/>
          <w:kern w:val="0"/>
          <w:sz w:val="24"/>
          <w:szCs w:val="24"/>
          <w:lang w:bidi="ar"/>
        </w:rPr>
        <w:t>用户端全场景</w:t>
      </w:r>
      <w:proofErr w:type="gramEnd"/>
      <w:r w:rsidRPr="00BB437A">
        <w:rPr>
          <w:rFonts w:ascii="Times New Roman" w:eastAsia="宋体" w:hAnsi="Times New Roman" w:cs="Times New Roman"/>
          <w:color w:val="000000"/>
          <w:kern w:val="0"/>
          <w:sz w:val="24"/>
          <w:szCs w:val="24"/>
          <w:lang w:bidi="ar"/>
        </w:rPr>
        <w:t>实时通信能力，覆盖车主互助</w:t>
      </w:r>
      <w:r w:rsidRPr="00BB437A">
        <w:rPr>
          <w:rFonts w:ascii="Times New Roman" w:eastAsia="宋体" w:hAnsi="Times New Roman" w:cs="Times New Roman"/>
          <w:color w:val="000000"/>
          <w:kern w:val="0"/>
          <w:sz w:val="24"/>
          <w:szCs w:val="24"/>
          <w:lang w:bidi="ar"/>
        </w:rPr>
        <w:t xml:space="preserve"> V2V </w:t>
      </w:r>
      <w:r w:rsidRPr="00BB437A">
        <w:rPr>
          <w:rFonts w:ascii="Times New Roman" w:eastAsia="宋体" w:hAnsi="Times New Roman" w:cs="Times New Roman"/>
          <w:color w:val="000000"/>
          <w:kern w:val="0"/>
          <w:sz w:val="24"/>
          <w:szCs w:val="24"/>
          <w:lang w:bidi="ar"/>
        </w:rPr>
        <w:t>呼叫、在线聊天对话、紧急救援通知、</w:t>
      </w:r>
      <w:proofErr w:type="gramStart"/>
      <w:r w:rsidRPr="00BB437A">
        <w:rPr>
          <w:rFonts w:ascii="Times New Roman" w:eastAsia="宋体" w:hAnsi="Times New Roman" w:cs="Times New Roman"/>
          <w:color w:val="000000"/>
          <w:kern w:val="0"/>
          <w:sz w:val="24"/>
          <w:szCs w:val="24"/>
          <w:lang w:bidi="ar"/>
        </w:rPr>
        <w:t>桩主接单</w:t>
      </w:r>
      <w:proofErr w:type="gramEnd"/>
      <w:r w:rsidRPr="00BB437A">
        <w:rPr>
          <w:rFonts w:ascii="Times New Roman" w:eastAsia="宋体" w:hAnsi="Times New Roman" w:cs="Times New Roman"/>
          <w:color w:val="000000"/>
          <w:kern w:val="0"/>
          <w:sz w:val="24"/>
          <w:szCs w:val="24"/>
          <w:lang w:bidi="ar"/>
        </w:rPr>
        <w:t>反馈、智能</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助手</w:t>
      </w:r>
      <w:proofErr w:type="gramStart"/>
      <w:r w:rsidRPr="00BB437A">
        <w:rPr>
          <w:rFonts w:ascii="Times New Roman" w:eastAsia="宋体" w:hAnsi="Times New Roman" w:cs="Times New Roman"/>
          <w:color w:val="000000"/>
          <w:kern w:val="0"/>
          <w:sz w:val="24"/>
          <w:szCs w:val="24"/>
          <w:lang w:bidi="ar"/>
        </w:rPr>
        <w:t>交互等</w:t>
      </w:r>
      <w:proofErr w:type="gramEnd"/>
      <w:r w:rsidRPr="00BB437A">
        <w:rPr>
          <w:rFonts w:ascii="Times New Roman" w:eastAsia="宋体" w:hAnsi="Times New Roman" w:cs="Times New Roman"/>
          <w:color w:val="000000"/>
          <w:kern w:val="0"/>
          <w:sz w:val="24"/>
          <w:szCs w:val="24"/>
          <w:lang w:bidi="ar"/>
        </w:rPr>
        <w:t>场景，支持</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流式响应输出，彻底解决异步消息延迟问题，全面提升用户交互即时性。</w:t>
      </w:r>
    </w:p>
    <w:p w14:paraId="77DA721B"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4</w:t>
      </w:r>
      <w:r w:rsidRPr="00BB437A">
        <w:rPr>
          <w:rFonts w:ascii="Times New Roman" w:eastAsia="宋体" w:hAnsi="Times New Roman" w:cs="Times New Roman"/>
          <w:b/>
          <w:bCs/>
          <w:color w:val="000000"/>
          <w:kern w:val="0"/>
          <w:sz w:val="24"/>
          <w:szCs w:val="24"/>
          <w:lang w:bidi="ar"/>
        </w:rPr>
        <w:t>）多</w:t>
      </w:r>
      <w:r w:rsidRPr="00BB437A">
        <w:rPr>
          <w:rFonts w:ascii="Times New Roman" w:eastAsia="宋体" w:hAnsi="Times New Roman" w:cs="Times New Roman"/>
          <w:b/>
          <w:bCs/>
          <w:color w:val="000000"/>
          <w:kern w:val="0"/>
          <w:sz w:val="24"/>
          <w:szCs w:val="24"/>
          <w:lang w:bidi="ar"/>
        </w:rPr>
        <w:t xml:space="preserve"> AI </w:t>
      </w:r>
      <w:r w:rsidRPr="00BB437A">
        <w:rPr>
          <w:rFonts w:ascii="Times New Roman" w:eastAsia="宋体" w:hAnsi="Times New Roman" w:cs="Times New Roman"/>
          <w:b/>
          <w:bCs/>
          <w:color w:val="000000"/>
          <w:kern w:val="0"/>
          <w:sz w:val="24"/>
          <w:szCs w:val="24"/>
          <w:lang w:bidi="ar"/>
        </w:rPr>
        <w:t>工具集成与</w:t>
      </w:r>
      <w:proofErr w:type="gramStart"/>
      <w:r w:rsidRPr="00BB437A">
        <w:rPr>
          <w:rFonts w:ascii="Times New Roman" w:eastAsia="宋体" w:hAnsi="Times New Roman" w:cs="Times New Roman"/>
          <w:b/>
          <w:bCs/>
          <w:color w:val="000000"/>
          <w:kern w:val="0"/>
          <w:sz w:val="24"/>
          <w:szCs w:val="24"/>
          <w:lang w:bidi="ar"/>
        </w:rPr>
        <w:t>会话全</w:t>
      </w:r>
      <w:proofErr w:type="gramEnd"/>
      <w:r w:rsidRPr="00BB437A">
        <w:rPr>
          <w:rFonts w:ascii="Times New Roman" w:eastAsia="宋体" w:hAnsi="Times New Roman" w:cs="Times New Roman"/>
          <w:b/>
          <w:bCs/>
          <w:color w:val="000000"/>
          <w:kern w:val="0"/>
          <w:sz w:val="24"/>
          <w:szCs w:val="24"/>
          <w:lang w:bidi="ar"/>
        </w:rPr>
        <w:t>生命周期管理</w:t>
      </w:r>
    </w:p>
    <w:p w14:paraId="12586C80"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移动端深度集成路线规划、</w:t>
      </w:r>
      <w:proofErr w:type="gramStart"/>
      <w:r w:rsidRPr="00BB437A">
        <w:rPr>
          <w:rFonts w:ascii="Times New Roman" w:eastAsia="宋体" w:hAnsi="Times New Roman" w:cs="Times New Roman"/>
          <w:color w:val="000000"/>
          <w:kern w:val="0"/>
          <w:sz w:val="24"/>
          <w:szCs w:val="24"/>
          <w:lang w:bidi="ar"/>
        </w:rPr>
        <w:t>桩源分析</w:t>
      </w:r>
      <w:proofErr w:type="gramEnd"/>
      <w:r w:rsidRPr="00BB437A">
        <w:rPr>
          <w:rFonts w:ascii="Times New Roman" w:eastAsia="宋体" w:hAnsi="Times New Roman" w:cs="Times New Roman"/>
          <w:color w:val="000000"/>
          <w:kern w:val="0"/>
          <w:sz w:val="24"/>
          <w:szCs w:val="24"/>
          <w:lang w:bidi="ar"/>
        </w:rPr>
        <w:t>、故障咨询、应急建议等</w:t>
      </w:r>
      <w:r w:rsidRPr="00BB437A">
        <w:rPr>
          <w:rFonts w:ascii="Times New Roman" w:eastAsia="宋体" w:hAnsi="Times New Roman" w:cs="Times New Roman"/>
          <w:color w:val="000000"/>
          <w:kern w:val="0"/>
          <w:sz w:val="24"/>
          <w:szCs w:val="24"/>
          <w:lang w:bidi="ar"/>
        </w:rPr>
        <w:t xml:space="preserve"> 12 </w:t>
      </w:r>
      <w:r w:rsidRPr="00BB437A">
        <w:rPr>
          <w:rFonts w:ascii="Times New Roman" w:eastAsia="宋体" w:hAnsi="Times New Roman" w:cs="Times New Roman"/>
          <w:color w:val="000000"/>
          <w:kern w:val="0"/>
          <w:sz w:val="24"/>
          <w:szCs w:val="24"/>
          <w:lang w:bidi="ar"/>
        </w:rPr>
        <w:t>类专业</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工具，支持多会话独立切换、历史消息永久留存、会话</w:t>
      </w:r>
      <w:proofErr w:type="gramStart"/>
      <w:r w:rsidRPr="00BB437A">
        <w:rPr>
          <w:rFonts w:ascii="Times New Roman" w:eastAsia="宋体" w:hAnsi="Times New Roman" w:cs="Times New Roman"/>
          <w:color w:val="000000"/>
          <w:kern w:val="0"/>
          <w:sz w:val="24"/>
          <w:szCs w:val="24"/>
          <w:lang w:bidi="ar"/>
        </w:rPr>
        <w:t>状态本地</w:t>
      </w:r>
      <w:proofErr w:type="gramEnd"/>
      <w:r w:rsidRPr="00BB437A">
        <w:rPr>
          <w:rFonts w:ascii="Times New Roman" w:eastAsia="宋体" w:hAnsi="Times New Roman" w:cs="Times New Roman"/>
          <w:color w:val="000000"/>
          <w:kern w:val="0"/>
          <w:sz w:val="24"/>
          <w:szCs w:val="24"/>
          <w:lang w:bidi="ar"/>
        </w:rPr>
        <w:t>云端双向同步，为用户提供个性化、持续性的</w:t>
      </w:r>
      <w:proofErr w:type="gramStart"/>
      <w:r w:rsidRPr="00BB437A">
        <w:rPr>
          <w:rFonts w:ascii="Times New Roman" w:eastAsia="宋体" w:hAnsi="Times New Roman" w:cs="Times New Roman"/>
          <w:color w:val="000000"/>
          <w:kern w:val="0"/>
          <w:sz w:val="24"/>
          <w:szCs w:val="24"/>
          <w:lang w:bidi="ar"/>
        </w:rPr>
        <w:t>智能补能服务</w:t>
      </w:r>
      <w:proofErr w:type="gramEnd"/>
      <w:r w:rsidRPr="00BB437A">
        <w:rPr>
          <w:rFonts w:ascii="Times New Roman" w:eastAsia="宋体" w:hAnsi="Times New Roman" w:cs="Times New Roman"/>
          <w:color w:val="000000"/>
          <w:kern w:val="0"/>
          <w:sz w:val="24"/>
          <w:szCs w:val="24"/>
          <w:lang w:bidi="ar"/>
        </w:rPr>
        <w:t>。</w:t>
      </w:r>
    </w:p>
    <w:p w14:paraId="6547132F" w14:textId="77777777" w:rsidR="003E056B" w:rsidRDefault="00000000">
      <w:pPr>
        <w:widowControl/>
        <w:jc w:val="left"/>
        <w:rPr>
          <w:rFonts w:ascii="宋体" w:eastAsia="宋体" w:hAnsi="宋体" w:cs="宋体" w:hint="eastAsia"/>
          <w:color w:val="000000"/>
          <w:kern w:val="0"/>
          <w:szCs w:val="21"/>
          <w:lang w:bidi="ar"/>
        </w:rPr>
      </w:pPr>
      <w:r>
        <w:rPr>
          <w:rFonts w:ascii="宋体" w:eastAsia="宋体" w:hAnsi="宋体" w:cs="宋体" w:hint="eastAsia"/>
          <w:color w:val="000000"/>
          <w:kern w:val="0"/>
          <w:szCs w:val="21"/>
          <w:lang w:bidi="ar"/>
        </w:rPr>
        <w:br/>
      </w:r>
      <w:r>
        <w:rPr>
          <w:rFonts w:ascii="黑体" w:eastAsia="黑体" w:hAnsi="黑体" w:cs="黑体" w:hint="eastAsia"/>
          <w:color w:val="000000"/>
          <w:kern w:val="0"/>
          <w:sz w:val="28"/>
          <w:szCs w:val="28"/>
          <w:lang w:bidi="ar"/>
        </w:rPr>
        <w:t>3.2.2 用户</w:t>
      </w:r>
      <w:proofErr w:type="gramStart"/>
      <w:r>
        <w:rPr>
          <w:rFonts w:ascii="黑体" w:eastAsia="黑体" w:hAnsi="黑体" w:cs="黑体" w:hint="eastAsia"/>
          <w:color w:val="000000"/>
          <w:kern w:val="0"/>
          <w:sz w:val="28"/>
          <w:szCs w:val="28"/>
          <w:lang w:bidi="ar"/>
        </w:rPr>
        <w:t>端设计</w:t>
      </w:r>
      <w:proofErr w:type="gramEnd"/>
      <w:r>
        <w:rPr>
          <w:rFonts w:ascii="黑体" w:eastAsia="黑体" w:hAnsi="黑体" w:cs="黑体" w:hint="eastAsia"/>
          <w:color w:val="000000"/>
          <w:kern w:val="0"/>
          <w:sz w:val="28"/>
          <w:szCs w:val="28"/>
          <w:lang w:bidi="ar"/>
        </w:rPr>
        <w:t>难点</w:t>
      </w:r>
    </w:p>
    <w:p w14:paraId="72B7E41D"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1</w:t>
      </w:r>
      <w:r w:rsidRPr="00BB437A">
        <w:rPr>
          <w:rFonts w:ascii="Times New Roman" w:eastAsia="宋体" w:hAnsi="Times New Roman" w:cs="Times New Roman"/>
          <w:b/>
          <w:bCs/>
          <w:color w:val="000000"/>
          <w:kern w:val="0"/>
          <w:sz w:val="24"/>
          <w:szCs w:val="24"/>
          <w:lang w:bidi="ar"/>
        </w:rPr>
        <w:t>）海量充电桩点位地图渲染性能优化难点</w:t>
      </w:r>
    </w:p>
    <w:p w14:paraId="13B717E9"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周边充电</w:t>
      </w:r>
      <w:proofErr w:type="gramStart"/>
      <w:r w:rsidRPr="00BB437A">
        <w:rPr>
          <w:rFonts w:ascii="Times New Roman" w:eastAsia="宋体" w:hAnsi="Times New Roman" w:cs="Times New Roman"/>
          <w:color w:val="000000"/>
          <w:kern w:val="0"/>
          <w:sz w:val="24"/>
          <w:szCs w:val="24"/>
          <w:lang w:bidi="ar"/>
        </w:rPr>
        <w:t>桩数据</w:t>
      </w:r>
      <w:proofErr w:type="gramEnd"/>
      <w:r w:rsidRPr="00BB437A">
        <w:rPr>
          <w:rFonts w:ascii="Times New Roman" w:eastAsia="宋体" w:hAnsi="Times New Roman" w:cs="Times New Roman"/>
          <w:color w:val="000000"/>
          <w:kern w:val="0"/>
          <w:sz w:val="24"/>
          <w:szCs w:val="24"/>
          <w:lang w:bidi="ar"/>
        </w:rPr>
        <w:t>量大、点位密集，地图缩放、移动、筛选时会大量刷新标记点，极易出现页面卡顿、加载延迟问题；需要设计点位懒加载、视野内渲染、数据分级加载策略，解决大量充电桩标记点实时</w:t>
      </w:r>
      <w:proofErr w:type="gramStart"/>
      <w:r w:rsidRPr="00BB437A">
        <w:rPr>
          <w:rFonts w:ascii="Times New Roman" w:eastAsia="宋体" w:hAnsi="Times New Roman" w:cs="Times New Roman"/>
          <w:color w:val="000000"/>
          <w:kern w:val="0"/>
          <w:sz w:val="24"/>
          <w:szCs w:val="24"/>
          <w:lang w:bidi="ar"/>
        </w:rPr>
        <w:t>渲染卡顿</w:t>
      </w:r>
      <w:proofErr w:type="gramEnd"/>
      <w:r w:rsidRPr="00BB437A">
        <w:rPr>
          <w:rFonts w:ascii="Times New Roman" w:eastAsia="宋体" w:hAnsi="Times New Roman" w:cs="Times New Roman"/>
          <w:color w:val="000000"/>
          <w:kern w:val="0"/>
          <w:sz w:val="24"/>
          <w:szCs w:val="24"/>
          <w:lang w:bidi="ar"/>
        </w:rPr>
        <w:t>、地图刷新不流畅的性能瓶颈。</w:t>
      </w:r>
    </w:p>
    <w:p w14:paraId="721D045B" w14:textId="77777777" w:rsidR="003E056B" w:rsidRPr="00BB437A" w:rsidRDefault="00000000" w:rsidP="00BB437A">
      <w:pPr>
        <w:widowControl/>
        <w:spacing w:line="360" w:lineRule="auto"/>
        <w:ind w:firstLineChars="200" w:firstLine="482"/>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r w:rsidRPr="00BB437A">
        <w:rPr>
          <w:rFonts w:ascii="Times New Roman" w:eastAsia="宋体" w:hAnsi="Times New Roman" w:cs="Times New Roman"/>
          <w:color w:val="000000"/>
          <w:kern w:val="0"/>
          <w:sz w:val="24"/>
          <w:szCs w:val="24"/>
          <w:lang w:bidi="ar"/>
        </w:rPr>
        <w:br/>
      </w:r>
      <w:r w:rsidRPr="00BB437A">
        <w:rPr>
          <w:rFonts w:ascii="Times New Roman" w:eastAsia="宋体" w:hAnsi="Times New Roman" w:cs="Times New Roman"/>
          <w:color w:val="000000"/>
          <w:kern w:val="0"/>
          <w:sz w:val="24"/>
          <w:szCs w:val="24"/>
          <w:lang w:bidi="ar"/>
        </w:rPr>
        <w:tab/>
      </w:r>
      <w:r w:rsidRPr="00BB437A">
        <w:rPr>
          <w:rFonts w:ascii="Times New Roman" w:eastAsia="宋体" w:hAnsi="Times New Roman" w:cs="Times New Roman"/>
          <w:color w:val="000000"/>
          <w:kern w:val="0"/>
          <w:sz w:val="24"/>
          <w:szCs w:val="24"/>
          <w:lang w:bidi="ar"/>
        </w:rPr>
        <w:t>采用地图视野内动态</w:t>
      </w:r>
      <w:proofErr w:type="gramStart"/>
      <w:r w:rsidRPr="00BB437A">
        <w:rPr>
          <w:rFonts w:ascii="Times New Roman" w:eastAsia="宋体" w:hAnsi="Times New Roman" w:cs="Times New Roman"/>
          <w:color w:val="000000"/>
          <w:kern w:val="0"/>
          <w:sz w:val="24"/>
          <w:szCs w:val="24"/>
          <w:lang w:bidi="ar"/>
        </w:rPr>
        <w:t>懒</w:t>
      </w:r>
      <w:proofErr w:type="gramEnd"/>
      <w:r w:rsidRPr="00BB437A">
        <w:rPr>
          <w:rFonts w:ascii="Times New Roman" w:eastAsia="宋体" w:hAnsi="Times New Roman" w:cs="Times New Roman"/>
          <w:color w:val="000000"/>
          <w:kern w:val="0"/>
          <w:sz w:val="24"/>
          <w:szCs w:val="24"/>
          <w:lang w:bidi="ar"/>
        </w:rPr>
        <w:t>加载</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分级渲染优化方案：仅加载当前屏幕视野范围内的充电桩数据，视野外数据</w:t>
      </w:r>
      <w:proofErr w:type="gramStart"/>
      <w:r w:rsidRPr="00BB437A">
        <w:rPr>
          <w:rFonts w:ascii="Times New Roman" w:eastAsia="宋体" w:hAnsi="Times New Roman" w:cs="Times New Roman"/>
          <w:color w:val="000000"/>
          <w:kern w:val="0"/>
          <w:sz w:val="24"/>
          <w:szCs w:val="24"/>
          <w:lang w:bidi="ar"/>
        </w:rPr>
        <w:t>不</w:t>
      </w:r>
      <w:proofErr w:type="gramEnd"/>
      <w:r w:rsidRPr="00BB437A">
        <w:rPr>
          <w:rFonts w:ascii="Times New Roman" w:eastAsia="宋体" w:hAnsi="Times New Roman" w:cs="Times New Roman"/>
          <w:color w:val="000000"/>
          <w:kern w:val="0"/>
          <w:sz w:val="24"/>
          <w:szCs w:val="24"/>
          <w:lang w:bidi="ar"/>
        </w:rPr>
        <w:t>加载；根据地图缩放级别分级加载点位（放大显示全部详情、缩小只显示聚合点位）；同时对标记点</w:t>
      </w:r>
      <w:proofErr w:type="gramStart"/>
      <w:r w:rsidRPr="00BB437A">
        <w:rPr>
          <w:rFonts w:ascii="Times New Roman" w:eastAsia="宋体" w:hAnsi="Times New Roman" w:cs="Times New Roman"/>
          <w:color w:val="000000"/>
          <w:kern w:val="0"/>
          <w:sz w:val="24"/>
          <w:szCs w:val="24"/>
          <w:lang w:bidi="ar"/>
        </w:rPr>
        <w:t>做对象</w:t>
      </w:r>
      <w:proofErr w:type="gramEnd"/>
      <w:r w:rsidRPr="00BB437A">
        <w:rPr>
          <w:rFonts w:ascii="Times New Roman" w:eastAsia="宋体" w:hAnsi="Times New Roman" w:cs="Times New Roman"/>
          <w:color w:val="000000"/>
          <w:kern w:val="0"/>
          <w:sz w:val="24"/>
          <w:szCs w:val="24"/>
          <w:lang w:bidi="ar"/>
        </w:rPr>
        <w:t>池复用、防抖刷新处理，大幅降低前端渲染压力，解决地图滑动、</w:t>
      </w:r>
      <w:proofErr w:type="gramStart"/>
      <w:r w:rsidRPr="00BB437A">
        <w:rPr>
          <w:rFonts w:ascii="Times New Roman" w:eastAsia="宋体" w:hAnsi="Times New Roman" w:cs="Times New Roman"/>
          <w:color w:val="000000"/>
          <w:kern w:val="0"/>
          <w:sz w:val="24"/>
          <w:szCs w:val="24"/>
          <w:lang w:bidi="ar"/>
        </w:rPr>
        <w:t>缩放卡顿</w:t>
      </w:r>
      <w:proofErr w:type="gramEnd"/>
      <w:r w:rsidRPr="00BB437A">
        <w:rPr>
          <w:rFonts w:ascii="Times New Roman" w:eastAsia="宋体" w:hAnsi="Times New Roman" w:cs="Times New Roman"/>
          <w:color w:val="000000"/>
          <w:kern w:val="0"/>
          <w:sz w:val="24"/>
          <w:szCs w:val="24"/>
          <w:lang w:bidi="ar"/>
        </w:rPr>
        <w:t>问题，保证页面流畅运行。</w:t>
      </w:r>
    </w:p>
    <w:p w14:paraId="5E3D1888"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2</w:t>
      </w:r>
      <w:r w:rsidRPr="00BB437A">
        <w:rPr>
          <w:rFonts w:ascii="Times New Roman" w:eastAsia="宋体" w:hAnsi="Times New Roman" w:cs="Times New Roman"/>
          <w:b/>
          <w:bCs/>
          <w:color w:val="000000"/>
          <w:kern w:val="0"/>
          <w:sz w:val="24"/>
          <w:szCs w:val="24"/>
          <w:lang w:bidi="ar"/>
        </w:rPr>
        <w:t>）</w:t>
      </w:r>
      <w:proofErr w:type="spellStart"/>
      <w:r w:rsidRPr="00BB437A">
        <w:rPr>
          <w:rFonts w:ascii="Times New Roman" w:eastAsia="宋体" w:hAnsi="Times New Roman" w:cs="Times New Roman"/>
          <w:b/>
          <w:bCs/>
          <w:color w:val="000000"/>
          <w:kern w:val="0"/>
          <w:sz w:val="24"/>
          <w:szCs w:val="24"/>
          <w:lang w:bidi="ar"/>
        </w:rPr>
        <w:t>uni</w:t>
      </w:r>
      <w:proofErr w:type="spellEnd"/>
      <w:r w:rsidRPr="00BB437A">
        <w:rPr>
          <w:rFonts w:ascii="Times New Roman" w:eastAsia="宋体" w:hAnsi="Times New Roman" w:cs="Times New Roman"/>
          <w:b/>
          <w:bCs/>
          <w:color w:val="000000"/>
          <w:kern w:val="0"/>
          <w:sz w:val="24"/>
          <w:szCs w:val="24"/>
          <w:lang w:bidi="ar"/>
        </w:rPr>
        <w:t xml:space="preserve">-app </w:t>
      </w:r>
      <w:r w:rsidRPr="00BB437A">
        <w:rPr>
          <w:rFonts w:ascii="Times New Roman" w:eastAsia="宋体" w:hAnsi="Times New Roman" w:cs="Times New Roman"/>
          <w:b/>
          <w:bCs/>
          <w:color w:val="000000"/>
          <w:kern w:val="0"/>
          <w:sz w:val="24"/>
          <w:szCs w:val="24"/>
          <w:lang w:bidi="ar"/>
        </w:rPr>
        <w:t>跨平台多端适配兼容难度高，多设备体验不一致</w:t>
      </w:r>
    </w:p>
    <w:p w14:paraId="68E314D0"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移动端基于</w:t>
      </w:r>
      <w:r w:rsidRPr="00BB437A">
        <w:rPr>
          <w:rFonts w:ascii="Times New Roman" w:eastAsia="宋体" w:hAnsi="Times New Roman" w:cs="Times New Roman"/>
          <w:color w:val="000000"/>
          <w:kern w:val="0"/>
          <w:sz w:val="24"/>
          <w:szCs w:val="24"/>
          <w:lang w:bidi="ar"/>
        </w:rPr>
        <w:t xml:space="preserve"> </w:t>
      </w:r>
      <w:proofErr w:type="spellStart"/>
      <w:r w:rsidRPr="00BB437A">
        <w:rPr>
          <w:rFonts w:ascii="Times New Roman" w:eastAsia="宋体" w:hAnsi="Times New Roman" w:cs="Times New Roman"/>
          <w:color w:val="000000"/>
          <w:kern w:val="0"/>
          <w:sz w:val="24"/>
          <w:szCs w:val="24"/>
          <w:lang w:bidi="ar"/>
        </w:rPr>
        <w:t>uni</w:t>
      </w:r>
      <w:proofErr w:type="spellEnd"/>
      <w:r w:rsidRPr="00BB437A">
        <w:rPr>
          <w:rFonts w:ascii="Times New Roman" w:eastAsia="宋体" w:hAnsi="Times New Roman" w:cs="Times New Roman"/>
          <w:color w:val="000000"/>
          <w:kern w:val="0"/>
          <w:sz w:val="24"/>
          <w:szCs w:val="24"/>
          <w:lang w:bidi="ar"/>
        </w:rPr>
        <w:t xml:space="preserve">-app </w:t>
      </w:r>
      <w:r w:rsidRPr="00BB437A">
        <w:rPr>
          <w:rFonts w:ascii="Times New Roman" w:eastAsia="宋体" w:hAnsi="Times New Roman" w:cs="Times New Roman"/>
          <w:color w:val="000000"/>
          <w:kern w:val="0"/>
          <w:sz w:val="24"/>
          <w:szCs w:val="24"/>
          <w:lang w:bidi="ar"/>
        </w:rPr>
        <w:t>开发，需要同时适配安卓、</w:t>
      </w:r>
      <w:r w:rsidRPr="00BB437A">
        <w:rPr>
          <w:rFonts w:ascii="Times New Roman" w:eastAsia="宋体" w:hAnsi="Times New Roman" w:cs="Times New Roman"/>
          <w:color w:val="000000"/>
          <w:kern w:val="0"/>
          <w:sz w:val="24"/>
          <w:szCs w:val="24"/>
          <w:lang w:bidi="ar"/>
        </w:rPr>
        <w:t>iOS</w:t>
      </w:r>
      <w:r w:rsidRPr="00BB437A">
        <w:rPr>
          <w:rFonts w:ascii="Times New Roman" w:eastAsia="宋体" w:hAnsi="Times New Roman" w:cs="Times New Roman"/>
          <w:color w:val="000000"/>
          <w:kern w:val="0"/>
          <w:sz w:val="24"/>
          <w:szCs w:val="24"/>
          <w:lang w:bidi="ar"/>
        </w:rPr>
        <w:t>、</w:t>
      </w:r>
      <w:proofErr w:type="gramStart"/>
      <w:r w:rsidRPr="00BB437A">
        <w:rPr>
          <w:rFonts w:ascii="Times New Roman" w:eastAsia="宋体" w:hAnsi="Times New Roman" w:cs="Times New Roman"/>
          <w:color w:val="000000"/>
          <w:kern w:val="0"/>
          <w:sz w:val="24"/>
          <w:szCs w:val="24"/>
          <w:lang w:bidi="ar"/>
        </w:rPr>
        <w:t>微信小</w:t>
      </w:r>
      <w:proofErr w:type="gramEnd"/>
      <w:r w:rsidRPr="00BB437A">
        <w:rPr>
          <w:rFonts w:ascii="Times New Roman" w:eastAsia="宋体" w:hAnsi="Times New Roman" w:cs="Times New Roman"/>
          <w:color w:val="000000"/>
          <w:kern w:val="0"/>
          <w:sz w:val="24"/>
          <w:szCs w:val="24"/>
          <w:lang w:bidi="ar"/>
        </w:rPr>
        <w:t>程序多终端，不同设备定位</w:t>
      </w:r>
      <w:r w:rsidRPr="00BB437A">
        <w:rPr>
          <w:rFonts w:ascii="Times New Roman" w:eastAsia="宋体" w:hAnsi="Times New Roman" w:cs="Times New Roman"/>
          <w:color w:val="000000"/>
          <w:kern w:val="0"/>
          <w:sz w:val="24"/>
          <w:szCs w:val="24"/>
          <w:lang w:bidi="ar"/>
        </w:rPr>
        <w:t xml:space="preserve"> SDK</w:t>
      </w:r>
      <w:r w:rsidRPr="00BB437A">
        <w:rPr>
          <w:rFonts w:ascii="Times New Roman" w:eastAsia="宋体" w:hAnsi="Times New Roman" w:cs="Times New Roman"/>
          <w:color w:val="000000"/>
          <w:kern w:val="0"/>
          <w:sz w:val="24"/>
          <w:szCs w:val="24"/>
          <w:lang w:bidi="ar"/>
        </w:rPr>
        <w:t>、地图兼容性、屏幕分辨率、交互手势存在差异，易出现功能缺失、样式错乱、操作异常问题。</w:t>
      </w:r>
    </w:p>
    <w:p w14:paraId="6AA24F9E"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6FD55B5A"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制定统一跨平台适配规范，封装跨平台兼容底层</w:t>
      </w:r>
      <w:r w:rsidRPr="00BB437A">
        <w:rPr>
          <w:rFonts w:ascii="Times New Roman" w:eastAsia="宋体" w:hAnsi="Times New Roman" w:cs="Times New Roman"/>
          <w:color w:val="000000"/>
          <w:kern w:val="0"/>
          <w:sz w:val="24"/>
          <w:szCs w:val="24"/>
          <w:lang w:bidi="ar"/>
        </w:rPr>
        <w:t xml:space="preserve"> SDK </w:t>
      </w:r>
      <w:r w:rsidRPr="00BB437A">
        <w:rPr>
          <w:rFonts w:ascii="Times New Roman" w:eastAsia="宋体" w:hAnsi="Times New Roman" w:cs="Times New Roman"/>
          <w:color w:val="000000"/>
          <w:kern w:val="0"/>
          <w:sz w:val="24"/>
          <w:szCs w:val="24"/>
          <w:lang w:bidi="ar"/>
        </w:rPr>
        <w:t>组件，统一定位、地图、权限、网络请求接口；针对不同终端做差异化兼容适配与样式适配；同时建立多终端真机测试校验机制，统一页面交互逻辑与视觉样式，保障多平台功能完整一致、交互体验统一流畅。</w:t>
      </w:r>
    </w:p>
    <w:p w14:paraId="671E8EAB"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3</w:t>
      </w: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 xml:space="preserve">WebSocket </w:t>
      </w:r>
      <w:r w:rsidRPr="00BB437A">
        <w:rPr>
          <w:rFonts w:ascii="Times New Roman" w:eastAsia="宋体" w:hAnsi="Times New Roman" w:cs="Times New Roman"/>
          <w:b/>
          <w:bCs/>
          <w:color w:val="000000"/>
          <w:kern w:val="0"/>
          <w:sz w:val="24"/>
          <w:szCs w:val="24"/>
          <w:lang w:bidi="ar"/>
        </w:rPr>
        <w:t>连接不稳定，</w:t>
      </w:r>
      <w:r w:rsidRPr="00BB437A">
        <w:rPr>
          <w:rFonts w:ascii="Times New Roman" w:eastAsia="宋体" w:hAnsi="Times New Roman" w:cs="Times New Roman"/>
          <w:b/>
          <w:bCs/>
          <w:color w:val="000000"/>
          <w:kern w:val="0"/>
          <w:sz w:val="24"/>
          <w:szCs w:val="24"/>
          <w:lang w:bidi="ar"/>
        </w:rPr>
        <w:t xml:space="preserve">AI </w:t>
      </w:r>
      <w:r w:rsidRPr="00BB437A">
        <w:rPr>
          <w:rFonts w:ascii="Times New Roman" w:eastAsia="宋体" w:hAnsi="Times New Roman" w:cs="Times New Roman"/>
          <w:b/>
          <w:bCs/>
          <w:color w:val="000000"/>
          <w:kern w:val="0"/>
          <w:sz w:val="24"/>
          <w:szCs w:val="24"/>
          <w:lang w:bidi="ar"/>
        </w:rPr>
        <w:t>流式响应、消息传输</w:t>
      </w:r>
      <w:proofErr w:type="gramStart"/>
      <w:r w:rsidRPr="00BB437A">
        <w:rPr>
          <w:rFonts w:ascii="Times New Roman" w:eastAsia="宋体" w:hAnsi="Times New Roman" w:cs="Times New Roman"/>
          <w:b/>
          <w:bCs/>
          <w:color w:val="000000"/>
          <w:kern w:val="0"/>
          <w:sz w:val="24"/>
          <w:szCs w:val="24"/>
          <w:lang w:bidi="ar"/>
        </w:rPr>
        <w:t>易乱序丢失</w:t>
      </w:r>
      <w:proofErr w:type="gramEnd"/>
    </w:p>
    <w:p w14:paraId="1A542372"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需要管理</w:t>
      </w:r>
      <w:r w:rsidRPr="00BB437A">
        <w:rPr>
          <w:rFonts w:ascii="Times New Roman" w:eastAsia="宋体" w:hAnsi="Times New Roman" w:cs="Times New Roman"/>
          <w:color w:val="000000"/>
          <w:kern w:val="0"/>
          <w:sz w:val="24"/>
          <w:szCs w:val="24"/>
          <w:lang w:bidi="ar"/>
        </w:rPr>
        <w:t xml:space="preserve"> WebSocket </w:t>
      </w:r>
      <w:r w:rsidRPr="00BB437A">
        <w:rPr>
          <w:rFonts w:ascii="Times New Roman" w:eastAsia="宋体" w:hAnsi="Times New Roman" w:cs="Times New Roman"/>
          <w:color w:val="000000"/>
          <w:kern w:val="0"/>
          <w:sz w:val="24"/>
          <w:szCs w:val="24"/>
          <w:lang w:bidi="ar"/>
        </w:rPr>
        <w:t>连接建立、心跳保活、断线重连、身份校验全生命周期，同时</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问答流式分段推送响应易出现消息乱序、丢失、连接断开、</w:t>
      </w:r>
      <w:r w:rsidRPr="00BB437A">
        <w:rPr>
          <w:rFonts w:ascii="Times New Roman" w:eastAsia="宋体" w:hAnsi="Times New Roman" w:cs="Times New Roman"/>
          <w:color w:val="000000"/>
          <w:kern w:val="0"/>
          <w:sz w:val="24"/>
          <w:szCs w:val="24"/>
          <w:lang w:bidi="ar"/>
        </w:rPr>
        <w:t xml:space="preserve">token </w:t>
      </w:r>
      <w:r w:rsidRPr="00BB437A">
        <w:rPr>
          <w:rFonts w:ascii="Times New Roman" w:eastAsia="宋体" w:hAnsi="Times New Roman" w:cs="Times New Roman"/>
          <w:color w:val="000000"/>
          <w:kern w:val="0"/>
          <w:sz w:val="24"/>
          <w:szCs w:val="24"/>
          <w:lang w:bidi="ar"/>
        </w:rPr>
        <w:t>失效等问题，实时交互体验差。</w:t>
      </w:r>
    </w:p>
    <w:p w14:paraId="28E0806B"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47AB3E98"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设计</w:t>
      </w:r>
      <w:r w:rsidRPr="00BB437A">
        <w:rPr>
          <w:rFonts w:ascii="Times New Roman" w:eastAsia="宋体" w:hAnsi="Times New Roman" w:cs="Times New Roman"/>
          <w:color w:val="000000"/>
          <w:kern w:val="0"/>
          <w:sz w:val="24"/>
          <w:szCs w:val="24"/>
          <w:lang w:bidi="ar"/>
        </w:rPr>
        <w:t xml:space="preserve">WebSocket </w:t>
      </w:r>
      <w:r w:rsidRPr="00BB437A">
        <w:rPr>
          <w:rFonts w:ascii="Times New Roman" w:eastAsia="宋体" w:hAnsi="Times New Roman" w:cs="Times New Roman"/>
          <w:color w:val="000000"/>
          <w:kern w:val="0"/>
          <w:sz w:val="24"/>
          <w:szCs w:val="24"/>
          <w:lang w:bidi="ar"/>
        </w:rPr>
        <w:t>全生命周期连接管理机制：实现心跳保活、自动断线重连、</w:t>
      </w:r>
      <w:r w:rsidRPr="00BB437A">
        <w:rPr>
          <w:rFonts w:ascii="Times New Roman" w:eastAsia="宋体" w:hAnsi="Times New Roman" w:cs="Times New Roman"/>
          <w:color w:val="000000"/>
          <w:kern w:val="0"/>
          <w:sz w:val="24"/>
          <w:szCs w:val="24"/>
          <w:lang w:bidi="ar"/>
        </w:rPr>
        <w:t xml:space="preserve">token </w:t>
      </w:r>
      <w:r w:rsidRPr="00BB437A">
        <w:rPr>
          <w:rFonts w:ascii="Times New Roman" w:eastAsia="宋体" w:hAnsi="Times New Roman" w:cs="Times New Roman"/>
          <w:color w:val="000000"/>
          <w:kern w:val="0"/>
          <w:sz w:val="24"/>
          <w:szCs w:val="24"/>
          <w:lang w:bidi="ar"/>
        </w:rPr>
        <w:t>动态续期、连接状态监控；消息队列有序发送接收，</w:t>
      </w:r>
      <w:proofErr w:type="gramStart"/>
      <w:r w:rsidRPr="00BB437A">
        <w:rPr>
          <w:rFonts w:ascii="Times New Roman" w:eastAsia="宋体" w:hAnsi="Times New Roman" w:cs="Times New Roman"/>
          <w:color w:val="000000"/>
          <w:kern w:val="0"/>
          <w:sz w:val="24"/>
          <w:szCs w:val="24"/>
          <w:lang w:bidi="ar"/>
        </w:rPr>
        <w:t>做消息</w:t>
      </w:r>
      <w:proofErr w:type="gramEnd"/>
      <w:r w:rsidRPr="00BB437A">
        <w:rPr>
          <w:rFonts w:ascii="Times New Roman" w:eastAsia="宋体" w:hAnsi="Times New Roman" w:cs="Times New Roman"/>
          <w:color w:val="000000"/>
          <w:kern w:val="0"/>
          <w:sz w:val="24"/>
          <w:szCs w:val="24"/>
          <w:lang w:bidi="ar"/>
        </w:rPr>
        <w:t>序号排序、断点续传处理；流式</w:t>
      </w:r>
      <w:proofErr w:type="gramStart"/>
      <w:r w:rsidRPr="00BB437A">
        <w:rPr>
          <w:rFonts w:ascii="Times New Roman" w:eastAsia="宋体" w:hAnsi="Times New Roman" w:cs="Times New Roman"/>
          <w:color w:val="000000"/>
          <w:kern w:val="0"/>
          <w:sz w:val="24"/>
          <w:szCs w:val="24"/>
          <w:lang w:bidi="ar"/>
        </w:rPr>
        <w:t>响应按</w:t>
      </w:r>
      <w:proofErr w:type="gramEnd"/>
      <w:r w:rsidRPr="00BB437A">
        <w:rPr>
          <w:rFonts w:ascii="Times New Roman" w:eastAsia="宋体" w:hAnsi="Times New Roman" w:cs="Times New Roman"/>
          <w:color w:val="000000"/>
          <w:kern w:val="0"/>
          <w:sz w:val="24"/>
          <w:szCs w:val="24"/>
          <w:lang w:bidi="ar"/>
        </w:rPr>
        <w:t>片段有序缓存推送，严格保证消息顺序不混乱；同时异常断开后自动恢复会话连接，保障实时通信稳定可靠。</w:t>
      </w:r>
    </w:p>
    <w:p w14:paraId="0F8D3021"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4</w:t>
      </w:r>
      <w:r w:rsidRPr="00BB437A">
        <w:rPr>
          <w:rFonts w:ascii="Times New Roman" w:eastAsia="宋体" w:hAnsi="Times New Roman" w:cs="Times New Roman"/>
          <w:b/>
          <w:bCs/>
          <w:color w:val="000000"/>
          <w:kern w:val="0"/>
          <w:sz w:val="24"/>
          <w:szCs w:val="24"/>
          <w:lang w:bidi="ar"/>
        </w:rPr>
        <w:t>）多会话状态不同步，本地云端数据不一致，异常容错能力弱</w:t>
      </w:r>
    </w:p>
    <w:p w14:paraId="367C0C79"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用户</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聊天会话、互助工单会话、充电咨询会话多且独立，易出现本地与云端会话状态、历史消息不同步，页面闪退、断线后会话数据丢失、异常无提示反馈等问题。</w:t>
      </w:r>
    </w:p>
    <w:p w14:paraId="4FF7576C"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5EE19F6D"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采用云端持久化</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本地缓存双向同步机制：所有会话数据、历史消息云端永久存储，</w:t>
      </w:r>
      <w:proofErr w:type="gramStart"/>
      <w:r w:rsidRPr="00BB437A">
        <w:rPr>
          <w:rFonts w:ascii="Times New Roman" w:eastAsia="宋体" w:hAnsi="Times New Roman" w:cs="Times New Roman"/>
          <w:color w:val="000000"/>
          <w:kern w:val="0"/>
          <w:sz w:val="24"/>
          <w:szCs w:val="24"/>
          <w:lang w:bidi="ar"/>
        </w:rPr>
        <w:t>本地做</w:t>
      </w:r>
      <w:proofErr w:type="gramEnd"/>
      <w:r w:rsidRPr="00BB437A">
        <w:rPr>
          <w:rFonts w:ascii="Times New Roman" w:eastAsia="宋体" w:hAnsi="Times New Roman" w:cs="Times New Roman"/>
          <w:color w:val="000000"/>
          <w:kern w:val="0"/>
          <w:sz w:val="24"/>
          <w:szCs w:val="24"/>
          <w:lang w:bidi="ar"/>
        </w:rPr>
        <w:t>增量缓存；每次打开页面自动同步云端最新会话状态；同时</w:t>
      </w:r>
      <w:proofErr w:type="gramStart"/>
      <w:r w:rsidRPr="00BB437A">
        <w:rPr>
          <w:rFonts w:ascii="Times New Roman" w:eastAsia="宋体" w:hAnsi="Times New Roman" w:cs="Times New Roman"/>
          <w:color w:val="000000"/>
          <w:kern w:val="0"/>
          <w:sz w:val="24"/>
          <w:szCs w:val="24"/>
          <w:lang w:bidi="ar"/>
        </w:rPr>
        <w:t>完善全</w:t>
      </w:r>
      <w:proofErr w:type="gramEnd"/>
      <w:r w:rsidRPr="00BB437A">
        <w:rPr>
          <w:rFonts w:ascii="Times New Roman" w:eastAsia="宋体" w:hAnsi="Times New Roman" w:cs="Times New Roman"/>
          <w:color w:val="000000"/>
          <w:kern w:val="0"/>
          <w:sz w:val="24"/>
          <w:szCs w:val="24"/>
          <w:lang w:bidi="ar"/>
        </w:rPr>
        <w:t>链路异常捕获、断线状态回滚、错误提示反馈机制，断线重连后自动同步最新会话数据，保证会话状态持久一致、异常可感知可恢复。</w:t>
      </w:r>
      <w:r w:rsidRPr="00BB437A">
        <w:rPr>
          <w:rFonts w:ascii="Times New Roman" w:eastAsia="宋体" w:hAnsi="Times New Roman" w:cs="Times New Roman"/>
          <w:color w:val="000000"/>
          <w:kern w:val="0"/>
          <w:sz w:val="24"/>
          <w:szCs w:val="24"/>
          <w:lang w:bidi="ar"/>
        </w:rPr>
        <w:br/>
      </w:r>
    </w:p>
    <w:p w14:paraId="10AE0698" w14:textId="77777777" w:rsidR="003E056B" w:rsidRDefault="00000000">
      <w:pPr>
        <w:widowControl/>
        <w:jc w:val="left"/>
        <w:rPr>
          <w:rFonts w:ascii="黑体" w:eastAsia="黑体" w:hAnsi="黑体" w:cs="黑体" w:hint="eastAsia"/>
          <w:color w:val="000000"/>
          <w:kern w:val="0"/>
          <w:sz w:val="28"/>
          <w:szCs w:val="28"/>
          <w:lang w:bidi="ar"/>
        </w:rPr>
      </w:pPr>
      <w:r>
        <w:rPr>
          <w:rFonts w:ascii="黑体" w:eastAsia="黑体" w:hAnsi="黑体" w:cs="黑体" w:hint="eastAsia"/>
          <w:color w:val="000000"/>
          <w:kern w:val="0"/>
          <w:sz w:val="28"/>
          <w:szCs w:val="28"/>
          <w:lang w:bidi="ar"/>
        </w:rPr>
        <w:t>3.2.3 管理</w:t>
      </w:r>
      <w:proofErr w:type="gramStart"/>
      <w:r>
        <w:rPr>
          <w:rFonts w:ascii="黑体" w:eastAsia="黑体" w:hAnsi="黑体" w:cs="黑体" w:hint="eastAsia"/>
          <w:color w:val="000000"/>
          <w:kern w:val="0"/>
          <w:sz w:val="28"/>
          <w:szCs w:val="28"/>
          <w:lang w:bidi="ar"/>
        </w:rPr>
        <w:t>端设计</w:t>
      </w:r>
      <w:proofErr w:type="gramEnd"/>
      <w:r>
        <w:rPr>
          <w:rFonts w:ascii="黑体" w:eastAsia="黑体" w:hAnsi="黑体" w:cs="黑体" w:hint="eastAsia"/>
          <w:color w:val="000000"/>
          <w:kern w:val="0"/>
          <w:sz w:val="28"/>
          <w:szCs w:val="28"/>
          <w:lang w:bidi="ar"/>
        </w:rPr>
        <w:t>重点</w:t>
      </w:r>
    </w:p>
    <w:p w14:paraId="7F3FC191"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1</w:t>
      </w:r>
      <w:r w:rsidRPr="00BB437A">
        <w:rPr>
          <w:rFonts w:ascii="Times New Roman" w:eastAsia="宋体" w:hAnsi="Times New Roman" w:cs="Times New Roman"/>
          <w:b/>
          <w:bCs/>
          <w:color w:val="000000"/>
          <w:kern w:val="0"/>
          <w:sz w:val="24"/>
          <w:szCs w:val="24"/>
          <w:lang w:bidi="ar"/>
        </w:rPr>
        <w:t>）多角色分级权限管理体系</w:t>
      </w:r>
    </w:p>
    <w:p w14:paraId="4BF1DB66"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基于</w:t>
      </w:r>
      <w:r w:rsidRPr="00BB437A">
        <w:rPr>
          <w:rFonts w:ascii="Times New Roman" w:eastAsia="宋体" w:hAnsi="Times New Roman" w:cs="Times New Roman"/>
          <w:color w:val="000000"/>
          <w:kern w:val="0"/>
          <w:sz w:val="24"/>
          <w:szCs w:val="24"/>
          <w:lang w:bidi="ar"/>
        </w:rPr>
        <w:t xml:space="preserve"> RBAC </w:t>
      </w:r>
      <w:r w:rsidRPr="00BB437A">
        <w:rPr>
          <w:rFonts w:ascii="Times New Roman" w:eastAsia="宋体" w:hAnsi="Times New Roman" w:cs="Times New Roman"/>
          <w:color w:val="000000"/>
          <w:kern w:val="0"/>
          <w:sz w:val="24"/>
          <w:szCs w:val="24"/>
          <w:lang w:bidi="ar"/>
        </w:rPr>
        <w:t>基于角色的访问控制模型，划分超级管理员、运营审核员、应急服务人员、</w:t>
      </w:r>
      <w:proofErr w:type="gramStart"/>
      <w:r w:rsidRPr="00BB437A">
        <w:rPr>
          <w:rFonts w:ascii="Times New Roman" w:eastAsia="宋体" w:hAnsi="Times New Roman" w:cs="Times New Roman"/>
          <w:color w:val="000000"/>
          <w:kern w:val="0"/>
          <w:sz w:val="24"/>
          <w:szCs w:val="24"/>
          <w:lang w:bidi="ar"/>
        </w:rPr>
        <w:t>私人桩主管理员</w:t>
      </w:r>
      <w:proofErr w:type="gramEnd"/>
      <w:r w:rsidRPr="00BB437A">
        <w:rPr>
          <w:rFonts w:ascii="Times New Roman" w:eastAsia="宋体" w:hAnsi="Times New Roman" w:cs="Times New Roman"/>
          <w:color w:val="000000"/>
          <w:kern w:val="0"/>
          <w:sz w:val="24"/>
          <w:szCs w:val="24"/>
          <w:lang w:bidi="ar"/>
        </w:rPr>
        <w:t xml:space="preserve"> 4 </w:t>
      </w:r>
      <w:proofErr w:type="gramStart"/>
      <w:r w:rsidRPr="00BB437A">
        <w:rPr>
          <w:rFonts w:ascii="Times New Roman" w:eastAsia="宋体" w:hAnsi="Times New Roman" w:cs="Times New Roman"/>
          <w:color w:val="000000"/>
          <w:kern w:val="0"/>
          <w:sz w:val="24"/>
          <w:szCs w:val="24"/>
          <w:lang w:bidi="ar"/>
        </w:rPr>
        <w:t>类独立</w:t>
      </w:r>
      <w:proofErr w:type="gramEnd"/>
      <w:r w:rsidRPr="00BB437A">
        <w:rPr>
          <w:rFonts w:ascii="Times New Roman" w:eastAsia="宋体" w:hAnsi="Times New Roman" w:cs="Times New Roman"/>
          <w:color w:val="000000"/>
          <w:kern w:val="0"/>
          <w:sz w:val="24"/>
          <w:szCs w:val="24"/>
          <w:lang w:bidi="ar"/>
        </w:rPr>
        <w:t>角色，对车辆认证、充电桩认证、纠纷处理、活动管理、救援调度、私桩运营等后台操作实现细粒度权限隔离与管控，不同角色仅可访问对应业务功能，保障平台后台数据与操作安全。</w:t>
      </w:r>
    </w:p>
    <w:p w14:paraId="187ABE7C"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2</w:t>
      </w:r>
      <w:r w:rsidRPr="00BB437A">
        <w:rPr>
          <w:rFonts w:ascii="Times New Roman" w:eastAsia="宋体" w:hAnsi="Times New Roman" w:cs="Times New Roman"/>
          <w:b/>
          <w:bCs/>
          <w:color w:val="000000"/>
          <w:kern w:val="0"/>
          <w:sz w:val="24"/>
          <w:szCs w:val="24"/>
          <w:lang w:bidi="ar"/>
        </w:rPr>
        <w:t>）</w:t>
      </w:r>
      <w:proofErr w:type="gramStart"/>
      <w:r w:rsidRPr="00BB437A">
        <w:rPr>
          <w:rFonts w:ascii="Times New Roman" w:eastAsia="宋体" w:hAnsi="Times New Roman" w:cs="Times New Roman"/>
          <w:b/>
          <w:bCs/>
          <w:color w:val="000000"/>
          <w:kern w:val="0"/>
          <w:sz w:val="24"/>
          <w:szCs w:val="24"/>
          <w:lang w:bidi="ar"/>
        </w:rPr>
        <w:t>全业务</w:t>
      </w:r>
      <w:proofErr w:type="gramEnd"/>
      <w:r w:rsidRPr="00BB437A">
        <w:rPr>
          <w:rFonts w:ascii="Times New Roman" w:eastAsia="宋体" w:hAnsi="Times New Roman" w:cs="Times New Roman"/>
          <w:b/>
          <w:bCs/>
          <w:color w:val="000000"/>
          <w:kern w:val="0"/>
          <w:sz w:val="24"/>
          <w:szCs w:val="24"/>
          <w:lang w:bidi="ar"/>
        </w:rPr>
        <w:t>线上化多维度智能审核流程</w:t>
      </w:r>
    </w:p>
    <w:p w14:paraId="37EA5A23"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搭建覆盖车主车辆实名认证、私人充电桩入网认证、用户投诉纠纷处理、充电桩故障上报</w:t>
      </w:r>
      <w:proofErr w:type="gramStart"/>
      <w:r w:rsidRPr="00BB437A">
        <w:rPr>
          <w:rFonts w:ascii="Times New Roman" w:eastAsia="宋体" w:hAnsi="Times New Roman" w:cs="Times New Roman"/>
          <w:color w:val="000000"/>
          <w:kern w:val="0"/>
          <w:sz w:val="24"/>
          <w:szCs w:val="24"/>
          <w:lang w:bidi="ar"/>
        </w:rPr>
        <w:t>核查全</w:t>
      </w:r>
      <w:proofErr w:type="gramEnd"/>
      <w:r w:rsidRPr="00BB437A">
        <w:rPr>
          <w:rFonts w:ascii="Times New Roman" w:eastAsia="宋体" w:hAnsi="Times New Roman" w:cs="Times New Roman"/>
          <w:color w:val="000000"/>
          <w:kern w:val="0"/>
          <w:sz w:val="24"/>
          <w:szCs w:val="24"/>
          <w:lang w:bidi="ar"/>
        </w:rPr>
        <w:t>场景的自动化审核流程，同时集成</w:t>
      </w:r>
      <w:r w:rsidRPr="00BB437A">
        <w:rPr>
          <w:rFonts w:ascii="Times New Roman" w:eastAsia="宋体" w:hAnsi="Times New Roman" w:cs="Times New Roman"/>
          <w:color w:val="000000"/>
          <w:kern w:val="0"/>
          <w:sz w:val="24"/>
          <w:szCs w:val="24"/>
          <w:lang w:bidi="ar"/>
        </w:rPr>
        <w:t xml:space="preserve"> DeepSeek </w:t>
      </w:r>
      <w:r w:rsidRPr="00BB437A">
        <w:rPr>
          <w:rFonts w:ascii="Times New Roman" w:eastAsia="宋体" w:hAnsi="Times New Roman" w:cs="Times New Roman"/>
          <w:color w:val="000000"/>
          <w:kern w:val="0"/>
          <w:sz w:val="24"/>
          <w:szCs w:val="24"/>
          <w:lang w:bidi="ar"/>
        </w:rPr>
        <w:t>大模型</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辅助决策能力，自动生成审核建议、识别违规</w:t>
      </w:r>
      <w:proofErr w:type="gramStart"/>
      <w:r w:rsidRPr="00BB437A">
        <w:rPr>
          <w:rFonts w:ascii="Times New Roman" w:eastAsia="宋体" w:hAnsi="Times New Roman" w:cs="Times New Roman"/>
          <w:color w:val="000000"/>
          <w:kern w:val="0"/>
          <w:sz w:val="24"/>
          <w:szCs w:val="24"/>
          <w:lang w:bidi="ar"/>
        </w:rPr>
        <w:t>异常桩源与</w:t>
      </w:r>
      <w:proofErr w:type="gramEnd"/>
      <w:r w:rsidRPr="00BB437A">
        <w:rPr>
          <w:rFonts w:ascii="Times New Roman" w:eastAsia="宋体" w:hAnsi="Times New Roman" w:cs="Times New Roman"/>
          <w:color w:val="000000"/>
          <w:kern w:val="0"/>
          <w:sz w:val="24"/>
          <w:szCs w:val="24"/>
          <w:lang w:bidi="ar"/>
        </w:rPr>
        <w:t>虚假认证信息，大幅提升后台审核处理效率与审核规范性。</w:t>
      </w:r>
    </w:p>
    <w:p w14:paraId="3490C84F"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3</w:t>
      </w:r>
      <w:r w:rsidRPr="00BB437A">
        <w:rPr>
          <w:rFonts w:ascii="Times New Roman" w:eastAsia="宋体" w:hAnsi="Times New Roman" w:cs="Times New Roman"/>
          <w:b/>
          <w:bCs/>
          <w:color w:val="000000"/>
          <w:kern w:val="0"/>
          <w:sz w:val="24"/>
          <w:szCs w:val="24"/>
          <w:lang w:bidi="ar"/>
        </w:rPr>
        <w:t>）实时消息通信与运营数据可视化监控</w:t>
      </w:r>
    </w:p>
    <w:p w14:paraId="31613F24"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基于</w:t>
      </w:r>
      <w:r w:rsidRPr="00BB437A">
        <w:rPr>
          <w:rFonts w:ascii="Times New Roman" w:eastAsia="宋体" w:hAnsi="Times New Roman" w:cs="Times New Roman"/>
          <w:color w:val="000000"/>
          <w:kern w:val="0"/>
          <w:sz w:val="24"/>
          <w:szCs w:val="24"/>
          <w:lang w:bidi="ar"/>
        </w:rPr>
        <w:t xml:space="preserve"> WebSocket </w:t>
      </w:r>
      <w:r w:rsidRPr="00BB437A">
        <w:rPr>
          <w:rFonts w:ascii="Times New Roman" w:eastAsia="宋体" w:hAnsi="Times New Roman" w:cs="Times New Roman"/>
          <w:color w:val="000000"/>
          <w:kern w:val="0"/>
          <w:sz w:val="24"/>
          <w:szCs w:val="24"/>
          <w:lang w:bidi="ar"/>
        </w:rPr>
        <w:t>技术搭建后台实时通信通道，实现管理员与用户、应急人员与求助车主、</w:t>
      </w:r>
      <w:proofErr w:type="gramStart"/>
      <w:r w:rsidRPr="00BB437A">
        <w:rPr>
          <w:rFonts w:ascii="Times New Roman" w:eastAsia="宋体" w:hAnsi="Times New Roman" w:cs="Times New Roman"/>
          <w:color w:val="000000"/>
          <w:kern w:val="0"/>
          <w:sz w:val="24"/>
          <w:szCs w:val="24"/>
          <w:lang w:bidi="ar"/>
        </w:rPr>
        <w:t>桩主与</w:t>
      </w:r>
      <w:proofErr w:type="gramEnd"/>
      <w:r w:rsidRPr="00BB437A">
        <w:rPr>
          <w:rFonts w:ascii="Times New Roman" w:eastAsia="宋体" w:hAnsi="Times New Roman" w:cs="Times New Roman"/>
          <w:color w:val="000000"/>
          <w:kern w:val="0"/>
          <w:sz w:val="24"/>
          <w:szCs w:val="24"/>
          <w:lang w:bidi="ar"/>
        </w:rPr>
        <w:t>充电车主之间的双向实时消息交互；同时搭建平台运营数据大屏与统计图表，</w:t>
      </w:r>
      <w:proofErr w:type="gramStart"/>
      <w:r w:rsidRPr="00BB437A">
        <w:rPr>
          <w:rFonts w:ascii="Times New Roman" w:eastAsia="宋体" w:hAnsi="Times New Roman" w:cs="Times New Roman"/>
          <w:color w:val="000000"/>
          <w:kern w:val="0"/>
          <w:sz w:val="24"/>
          <w:szCs w:val="24"/>
          <w:lang w:bidi="ar"/>
        </w:rPr>
        <w:t>对桩源数量</w:t>
      </w:r>
      <w:proofErr w:type="gramEnd"/>
      <w:r w:rsidRPr="00BB437A">
        <w:rPr>
          <w:rFonts w:ascii="Times New Roman" w:eastAsia="宋体" w:hAnsi="Times New Roman" w:cs="Times New Roman"/>
          <w:color w:val="000000"/>
          <w:kern w:val="0"/>
          <w:sz w:val="24"/>
          <w:szCs w:val="24"/>
          <w:lang w:bidi="ar"/>
        </w:rPr>
        <w:t>、充电订单、救援工单、用户活跃度等核心运营数据可视化展示，实现平台整体运营状态全方位实时监控。</w:t>
      </w:r>
    </w:p>
    <w:p w14:paraId="7AC003A5"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4</w:t>
      </w: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 xml:space="preserve">AI </w:t>
      </w:r>
      <w:r w:rsidRPr="00BB437A">
        <w:rPr>
          <w:rFonts w:ascii="Times New Roman" w:eastAsia="宋体" w:hAnsi="Times New Roman" w:cs="Times New Roman"/>
          <w:b/>
          <w:bCs/>
          <w:color w:val="000000"/>
          <w:kern w:val="0"/>
          <w:sz w:val="24"/>
          <w:szCs w:val="24"/>
          <w:lang w:bidi="ar"/>
        </w:rPr>
        <w:t>智能驱动后台决策与运维</w:t>
      </w:r>
    </w:p>
    <w:p w14:paraId="3358BA4B"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深度集成</w:t>
      </w:r>
      <w:r w:rsidRPr="00BB437A">
        <w:rPr>
          <w:rFonts w:ascii="Times New Roman" w:eastAsia="宋体" w:hAnsi="Times New Roman" w:cs="Times New Roman"/>
          <w:color w:val="000000"/>
          <w:kern w:val="0"/>
          <w:sz w:val="24"/>
          <w:szCs w:val="24"/>
          <w:lang w:bidi="ar"/>
        </w:rPr>
        <w:t xml:space="preserve"> DeepSeek </w:t>
      </w:r>
      <w:r w:rsidRPr="00BB437A">
        <w:rPr>
          <w:rFonts w:ascii="Times New Roman" w:eastAsia="宋体" w:hAnsi="Times New Roman" w:cs="Times New Roman"/>
          <w:color w:val="000000"/>
          <w:kern w:val="0"/>
          <w:sz w:val="24"/>
          <w:szCs w:val="24"/>
          <w:lang w:bidi="ar"/>
        </w:rPr>
        <w:t>大模型接口，实现认证异常自动检测、审核辅助判断、纠纷智能</w:t>
      </w:r>
      <w:proofErr w:type="gramStart"/>
      <w:r w:rsidRPr="00BB437A">
        <w:rPr>
          <w:rFonts w:ascii="Times New Roman" w:eastAsia="宋体" w:hAnsi="Times New Roman" w:cs="Times New Roman"/>
          <w:color w:val="000000"/>
          <w:kern w:val="0"/>
          <w:sz w:val="24"/>
          <w:szCs w:val="24"/>
          <w:lang w:bidi="ar"/>
        </w:rPr>
        <w:t>研</w:t>
      </w:r>
      <w:proofErr w:type="gramEnd"/>
      <w:r w:rsidRPr="00BB437A">
        <w:rPr>
          <w:rFonts w:ascii="Times New Roman" w:eastAsia="宋体" w:hAnsi="Times New Roman" w:cs="Times New Roman"/>
          <w:color w:val="000000"/>
          <w:kern w:val="0"/>
          <w:sz w:val="24"/>
          <w:szCs w:val="24"/>
          <w:lang w:bidi="ar"/>
        </w:rPr>
        <w:t>判、故障智能分析等</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驱动决策能力，支持定时触发、事件触发、人工手动触发三种执行模式，同时完整记录</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决策全生命周期日志，保障后台运</w:t>
      </w:r>
      <w:proofErr w:type="gramStart"/>
      <w:r w:rsidRPr="00BB437A">
        <w:rPr>
          <w:rFonts w:ascii="Times New Roman" w:eastAsia="宋体" w:hAnsi="Times New Roman" w:cs="Times New Roman"/>
          <w:color w:val="000000"/>
          <w:kern w:val="0"/>
          <w:sz w:val="24"/>
          <w:szCs w:val="24"/>
          <w:lang w:bidi="ar"/>
        </w:rPr>
        <w:t>维决策</w:t>
      </w:r>
      <w:proofErr w:type="gramEnd"/>
      <w:r w:rsidRPr="00BB437A">
        <w:rPr>
          <w:rFonts w:ascii="Times New Roman" w:eastAsia="宋体" w:hAnsi="Times New Roman" w:cs="Times New Roman"/>
          <w:color w:val="000000"/>
          <w:kern w:val="0"/>
          <w:sz w:val="24"/>
          <w:szCs w:val="24"/>
          <w:lang w:bidi="ar"/>
        </w:rPr>
        <w:t>可追溯、可管控。</w:t>
      </w:r>
    </w:p>
    <w:p w14:paraId="6DEF91B4" w14:textId="77777777" w:rsidR="003E056B" w:rsidRDefault="003E056B">
      <w:pPr>
        <w:widowControl/>
        <w:jc w:val="left"/>
        <w:rPr>
          <w:rFonts w:ascii="宋体" w:eastAsia="宋体" w:hAnsi="宋体" w:cs="宋体" w:hint="eastAsia"/>
          <w:color w:val="000000"/>
          <w:kern w:val="0"/>
          <w:szCs w:val="21"/>
          <w:lang w:bidi="ar"/>
        </w:rPr>
      </w:pPr>
    </w:p>
    <w:p w14:paraId="1AB5AB04" w14:textId="77777777" w:rsidR="003E056B" w:rsidRDefault="00000000">
      <w:pPr>
        <w:widowControl/>
        <w:jc w:val="left"/>
        <w:rPr>
          <w:rFonts w:ascii="黑体" w:eastAsia="黑体" w:hAnsi="黑体" w:cs="黑体" w:hint="eastAsia"/>
          <w:color w:val="000000"/>
          <w:kern w:val="0"/>
          <w:sz w:val="28"/>
          <w:szCs w:val="28"/>
          <w:lang w:bidi="ar"/>
        </w:rPr>
      </w:pPr>
      <w:r>
        <w:rPr>
          <w:rFonts w:ascii="黑体" w:eastAsia="黑体" w:hAnsi="黑体" w:cs="黑体" w:hint="eastAsia"/>
          <w:color w:val="000000"/>
          <w:kern w:val="0"/>
          <w:sz w:val="28"/>
          <w:szCs w:val="28"/>
          <w:lang w:bidi="ar"/>
        </w:rPr>
        <w:t>3.2.4 管理</w:t>
      </w:r>
      <w:proofErr w:type="gramStart"/>
      <w:r>
        <w:rPr>
          <w:rFonts w:ascii="黑体" w:eastAsia="黑体" w:hAnsi="黑体" w:cs="黑体" w:hint="eastAsia"/>
          <w:color w:val="000000"/>
          <w:kern w:val="0"/>
          <w:sz w:val="28"/>
          <w:szCs w:val="28"/>
          <w:lang w:bidi="ar"/>
        </w:rPr>
        <w:t>端设计</w:t>
      </w:r>
      <w:proofErr w:type="gramEnd"/>
      <w:r>
        <w:rPr>
          <w:rFonts w:ascii="黑体" w:eastAsia="黑体" w:hAnsi="黑体" w:cs="黑体" w:hint="eastAsia"/>
          <w:color w:val="000000"/>
          <w:kern w:val="0"/>
          <w:sz w:val="28"/>
          <w:szCs w:val="28"/>
          <w:lang w:bidi="ar"/>
        </w:rPr>
        <w:t>难点</w:t>
      </w:r>
    </w:p>
    <w:p w14:paraId="466E7F69"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1</w:t>
      </w:r>
      <w:r w:rsidRPr="00BB437A">
        <w:rPr>
          <w:rFonts w:ascii="Times New Roman" w:eastAsia="宋体" w:hAnsi="Times New Roman" w:cs="Times New Roman"/>
          <w:b/>
          <w:bCs/>
          <w:color w:val="000000"/>
          <w:kern w:val="0"/>
          <w:sz w:val="24"/>
          <w:szCs w:val="24"/>
          <w:lang w:bidi="ar"/>
        </w:rPr>
        <w:t>）多角色细粒度动态权限控制实现难度大</w:t>
      </w:r>
    </w:p>
    <w:p w14:paraId="181AB983"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后台角色类型多、业务操作场景复杂，传统固定权限无法适配管理员审核、应急救援调度、</w:t>
      </w:r>
      <w:proofErr w:type="gramStart"/>
      <w:r w:rsidRPr="00BB437A">
        <w:rPr>
          <w:rFonts w:ascii="Times New Roman" w:eastAsia="宋体" w:hAnsi="Times New Roman" w:cs="Times New Roman"/>
          <w:color w:val="000000"/>
          <w:kern w:val="0"/>
          <w:sz w:val="24"/>
          <w:szCs w:val="24"/>
          <w:lang w:bidi="ar"/>
        </w:rPr>
        <w:t>私人桩主自主</w:t>
      </w:r>
      <w:proofErr w:type="gramEnd"/>
      <w:r w:rsidRPr="00BB437A">
        <w:rPr>
          <w:rFonts w:ascii="Times New Roman" w:eastAsia="宋体" w:hAnsi="Times New Roman" w:cs="Times New Roman"/>
          <w:color w:val="000000"/>
          <w:kern w:val="0"/>
          <w:sz w:val="24"/>
          <w:szCs w:val="24"/>
          <w:lang w:bidi="ar"/>
        </w:rPr>
        <w:t>管理等多场景动态权限分配、权限继承需求，同时存在后台操作安全审计、数据泄露风险。</w:t>
      </w:r>
    </w:p>
    <w:p w14:paraId="544B8C50" w14:textId="77777777" w:rsidR="003E056B" w:rsidRPr="00BB437A" w:rsidRDefault="00000000" w:rsidP="00BB437A">
      <w:pPr>
        <w:widowControl/>
        <w:spacing w:line="360" w:lineRule="auto"/>
        <w:ind w:firstLineChars="200" w:firstLine="482"/>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7152BBF7"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采用</w:t>
      </w:r>
      <w:r w:rsidRPr="00BB437A">
        <w:rPr>
          <w:rFonts w:ascii="Times New Roman" w:eastAsia="宋体" w:hAnsi="Times New Roman" w:cs="Times New Roman"/>
          <w:color w:val="000000"/>
          <w:kern w:val="0"/>
          <w:sz w:val="24"/>
          <w:szCs w:val="24"/>
          <w:lang w:bidi="ar"/>
        </w:rPr>
        <w:t xml:space="preserve">RBAC </w:t>
      </w:r>
      <w:r w:rsidRPr="00BB437A">
        <w:rPr>
          <w:rFonts w:ascii="Times New Roman" w:eastAsia="宋体" w:hAnsi="Times New Roman" w:cs="Times New Roman"/>
          <w:color w:val="000000"/>
          <w:kern w:val="0"/>
          <w:sz w:val="24"/>
          <w:szCs w:val="24"/>
          <w:lang w:bidi="ar"/>
        </w:rPr>
        <w:t>动态角色权限模型，将权限拆解为「角色</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资源</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操作」三级细粒度控制，拆分菜单权限、接口权限、数据权限三类独立</w:t>
      </w:r>
      <w:proofErr w:type="gramStart"/>
      <w:r w:rsidRPr="00BB437A">
        <w:rPr>
          <w:rFonts w:ascii="Times New Roman" w:eastAsia="宋体" w:hAnsi="Times New Roman" w:cs="Times New Roman"/>
          <w:color w:val="000000"/>
          <w:kern w:val="0"/>
          <w:sz w:val="24"/>
          <w:szCs w:val="24"/>
          <w:lang w:bidi="ar"/>
        </w:rPr>
        <w:t>管控维度</w:t>
      </w:r>
      <w:proofErr w:type="gramEnd"/>
      <w:r w:rsidRPr="00BB437A">
        <w:rPr>
          <w:rFonts w:ascii="Times New Roman" w:eastAsia="宋体" w:hAnsi="Times New Roman" w:cs="Times New Roman"/>
          <w:color w:val="000000"/>
          <w:kern w:val="0"/>
          <w:sz w:val="24"/>
          <w:szCs w:val="24"/>
          <w:lang w:bidi="ar"/>
        </w:rPr>
        <w:t>；支持权限动态分配、实时生效、权限继承与权限回收，同时完整记录所有后台操作日志，实现操作全程可审计、可追溯，在灵活适配多角色业务的同时保障后台数据安全。</w:t>
      </w:r>
    </w:p>
    <w:p w14:paraId="0E01E9F2"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2</w:t>
      </w: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 xml:space="preserve">AI </w:t>
      </w:r>
      <w:r w:rsidRPr="00BB437A">
        <w:rPr>
          <w:rFonts w:ascii="Times New Roman" w:eastAsia="宋体" w:hAnsi="Times New Roman" w:cs="Times New Roman"/>
          <w:b/>
          <w:bCs/>
          <w:color w:val="000000"/>
          <w:kern w:val="0"/>
          <w:sz w:val="24"/>
          <w:szCs w:val="24"/>
          <w:lang w:bidi="ar"/>
        </w:rPr>
        <w:t>模型响应解析异常、容错性差，决策可靠性无法保障</w:t>
      </w:r>
    </w:p>
    <w:p w14:paraId="7A789C16"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后台依赖</w:t>
      </w:r>
      <w:r w:rsidRPr="00BB437A">
        <w:rPr>
          <w:rFonts w:ascii="Times New Roman" w:eastAsia="宋体" w:hAnsi="Times New Roman" w:cs="Times New Roman"/>
          <w:color w:val="000000"/>
          <w:kern w:val="0"/>
          <w:sz w:val="24"/>
          <w:szCs w:val="24"/>
          <w:lang w:bidi="ar"/>
        </w:rPr>
        <w:t xml:space="preserve"> DeepSeek </w:t>
      </w:r>
      <w:r w:rsidRPr="00BB437A">
        <w:rPr>
          <w:rFonts w:ascii="Times New Roman" w:eastAsia="宋体" w:hAnsi="Times New Roman" w:cs="Times New Roman"/>
          <w:color w:val="000000"/>
          <w:kern w:val="0"/>
          <w:sz w:val="24"/>
          <w:szCs w:val="24"/>
          <w:lang w:bidi="ar"/>
        </w:rPr>
        <w:t>模型做智能审核决策，存在模型接口超时、返回格式混乱、输出内容不合</w:t>
      </w:r>
      <w:proofErr w:type="gramStart"/>
      <w:r w:rsidRPr="00BB437A">
        <w:rPr>
          <w:rFonts w:ascii="Times New Roman" w:eastAsia="宋体" w:hAnsi="Times New Roman" w:cs="Times New Roman"/>
          <w:color w:val="000000"/>
          <w:kern w:val="0"/>
          <w:sz w:val="24"/>
          <w:szCs w:val="24"/>
          <w:lang w:bidi="ar"/>
        </w:rPr>
        <w:t>规</w:t>
      </w:r>
      <w:proofErr w:type="gramEnd"/>
      <w:r w:rsidRPr="00BB437A">
        <w:rPr>
          <w:rFonts w:ascii="Times New Roman" w:eastAsia="宋体" w:hAnsi="Times New Roman" w:cs="Times New Roman"/>
          <w:color w:val="000000"/>
          <w:kern w:val="0"/>
          <w:sz w:val="24"/>
          <w:szCs w:val="24"/>
          <w:lang w:bidi="ar"/>
        </w:rPr>
        <w:t>、接口断连等问题，会直接阻塞正常审核业务流程，导致</w:t>
      </w:r>
      <w:proofErr w:type="gramStart"/>
      <w:r w:rsidRPr="00BB437A">
        <w:rPr>
          <w:rFonts w:ascii="Times New Roman" w:eastAsia="宋体" w:hAnsi="Times New Roman" w:cs="Times New Roman"/>
          <w:color w:val="000000"/>
          <w:kern w:val="0"/>
          <w:sz w:val="24"/>
          <w:szCs w:val="24"/>
          <w:lang w:bidi="ar"/>
        </w:rPr>
        <w:t>审核卡顿</w:t>
      </w:r>
      <w:proofErr w:type="gramEnd"/>
      <w:r w:rsidRPr="00BB437A">
        <w:rPr>
          <w:rFonts w:ascii="Times New Roman" w:eastAsia="宋体" w:hAnsi="Times New Roman" w:cs="Times New Roman"/>
          <w:color w:val="000000"/>
          <w:kern w:val="0"/>
          <w:sz w:val="24"/>
          <w:szCs w:val="24"/>
          <w:lang w:bidi="ar"/>
        </w:rPr>
        <w:t>、数据错误。</w:t>
      </w:r>
    </w:p>
    <w:p w14:paraId="0008FA86"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737F83F9"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lastRenderedPageBreak/>
        <w:t>设计</w:t>
      </w:r>
      <w:r w:rsidRPr="00BB437A">
        <w:rPr>
          <w:rFonts w:ascii="Times New Roman" w:eastAsia="宋体" w:hAnsi="Times New Roman" w:cs="Times New Roman"/>
          <w:color w:val="000000"/>
          <w:kern w:val="0"/>
          <w:sz w:val="24"/>
          <w:szCs w:val="24"/>
          <w:lang w:bidi="ar"/>
        </w:rPr>
        <w:t xml:space="preserve">AI </w:t>
      </w:r>
      <w:r w:rsidRPr="00BB437A">
        <w:rPr>
          <w:rFonts w:ascii="Times New Roman" w:eastAsia="宋体" w:hAnsi="Times New Roman" w:cs="Times New Roman"/>
          <w:color w:val="000000"/>
          <w:kern w:val="0"/>
          <w:sz w:val="24"/>
          <w:szCs w:val="24"/>
          <w:lang w:bidi="ar"/>
        </w:rPr>
        <w:t>模型全链路容错降级机制：首先对模型返回结果做结构化强制解析、格式校验与内容过滤；配置接口超时自动重试、异常熔断降级策略，模型异常时自动切换人工审核兜底；同时对</w:t>
      </w:r>
      <w:r w:rsidRPr="00BB437A">
        <w:rPr>
          <w:rFonts w:ascii="Times New Roman" w:eastAsia="宋体" w:hAnsi="Times New Roman" w:cs="Times New Roman"/>
          <w:color w:val="000000"/>
          <w:kern w:val="0"/>
          <w:sz w:val="24"/>
          <w:szCs w:val="24"/>
          <w:lang w:bidi="ar"/>
        </w:rPr>
        <w:t xml:space="preserve"> </w:t>
      </w:r>
      <w:proofErr w:type="spellStart"/>
      <w:r w:rsidRPr="00BB437A">
        <w:rPr>
          <w:rFonts w:ascii="Times New Roman" w:eastAsia="宋体" w:hAnsi="Times New Roman" w:cs="Times New Roman"/>
          <w:color w:val="000000"/>
          <w:kern w:val="0"/>
          <w:sz w:val="24"/>
          <w:szCs w:val="24"/>
          <w:lang w:bidi="ar"/>
        </w:rPr>
        <w:t>AI</w:t>
      </w:r>
      <w:proofErr w:type="spellEnd"/>
      <w:r w:rsidRPr="00BB437A">
        <w:rPr>
          <w:rFonts w:ascii="Times New Roman" w:eastAsia="宋体" w:hAnsi="Times New Roman" w:cs="Times New Roman"/>
          <w:color w:val="000000"/>
          <w:kern w:val="0"/>
          <w:sz w:val="24"/>
          <w:szCs w:val="24"/>
          <w:lang w:bidi="ar"/>
        </w:rPr>
        <w:t xml:space="preserve"> </w:t>
      </w:r>
      <w:r w:rsidRPr="00BB437A">
        <w:rPr>
          <w:rFonts w:ascii="Times New Roman" w:eastAsia="宋体" w:hAnsi="Times New Roman" w:cs="Times New Roman"/>
          <w:color w:val="000000"/>
          <w:kern w:val="0"/>
          <w:sz w:val="24"/>
          <w:szCs w:val="24"/>
          <w:lang w:bidi="ar"/>
        </w:rPr>
        <w:t>审核建议做置信度评分，低置信</w:t>
      </w:r>
      <w:proofErr w:type="gramStart"/>
      <w:r w:rsidRPr="00BB437A">
        <w:rPr>
          <w:rFonts w:ascii="Times New Roman" w:eastAsia="宋体" w:hAnsi="Times New Roman" w:cs="Times New Roman"/>
          <w:color w:val="000000"/>
          <w:kern w:val="0"/>
          <w:sz w:val="24"/>
          <w:szCs w:val="24"/>
          <w:lang w:bidi="ar"/>
        </w:rPr>
        <w:t>度内容</w:t>
      </w:r>
      <w:proofErr w:type="gramEnd"/>
      <w:r w:rsidRPr="00BB437A">
        <w:rPr>
          <w:rFonts w:ascii="Times New Roman" w:eastAsia="宋体" w:hAnsi="Times New Roman" w:cs="Times New Roman"/>
          <w:color w:val="000000"/>
          <w:kern w:val="0"/>
          <w:sz w:val="24"/>
          <w:szCs w:val="24"/>
          <w:lang w:bidi="ar"/>
        </w:rPr>
        <w:t>强制人工复核，既保留</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辅助效率，又保障决策输出准确可靠。</w:t>
      </w:r>
    </w:p>
    <w:p w14:paraId="7DF6E87B"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3</w:t>
      </w:r>
      <w:r w:rsidRPr="00BB437A">
        <w:rPr>
          <w:rFonts w:ascii="Times New Roman" w:eastAsia="宋体" w:hAnsi="Times New Roman" w:cs="Times New Roman"/>
          <w:b/>
          <w:bCs/>
          <w:color w:val="000000"/>
          <w:kern w:val="0"/>
          <w:sz w:val="24"/>
          <w:szCs w:val="24"/>
          <w:lang w:bidi="ar"/>
        </w:rPr>
        <w:t>）定时、事件、手动多触发</w:t>
      </w:r>
      <w:r w:rsidRPr="00BB437A">
        <w:rPr>
          <w:rFonts w:ascii="Times New Roman" w:eastAsia="宋体" w:hAnsi="Times New Roman" w:cs="Times New Roman"/>
          <w:b/>
          <w:bCs/>
          <w:color w:val="000000"/>
          <w:kern w:val="0"/>
          <w:sz w:val="24"/>
          <w:szCs w:val="24"/>
          <w:lang w:bidi="ar"/>
        </w:rPr>
        <w:t xml:space="preserve"> AI </w:t>
      </w:r>
      <w:r w:rsidRPr="00BB437A">
        <w:rPr>
          <w:rFonts w:ascii="Times New Roman" w:eastAsia="宋体" w:hAnsi="Times New Roman" w:cs="Times New Roman"/>
          <w:b/>
          <w:bCs/>
          <w:color w:val="000000"/>
          <w:kern w:val="0"/>
          <w:sz w:val="24"/>
          <w:szCs w:val="24"/>
          <w:lang w:bidi="ar"/>
        </w:rPr>
        <w:t>任务执行冲突、调度混乱</w:t>
      </w:r>
    </w:p>
    <w:p w14:paraId="0441BC6F"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后台</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巡检、审核、分析任务同时存在定时自动触发、业务事件触发、人工手动发起三种模式，易出现任务抢占资源、重复执行、执行顺序混乱、任务</w:t>
      </w:r>
      <w:proofErr w:type="gramStart"/>
      <w:r w:rsidRPr="00BB437A">
        <w:rPr>
          <w:rFonts w:ascii="Times New Roman" w:eastAsia="宋体" w:hAnsi="Times New Roman" w:cs="Times New Roman"/>
          <w:color w:val="000000"/>
          <w:kern w:val="0"/>
          <w:sz w:val="24"/>
          <w:szCs w:val="24"/>
          <w:lang w:bidi="ar"/>
        </w:rPr>
        <w:t>堆积卡死等</w:t>
      </w:r>
      <w:proofErr w:type="gramEnd"/>
      <w:r w:rsidRPr="00BB437A">
        <w:rPr>
          <w:rFonts w:ascii="Times New Roman" w:eastAsia="宋体" w:hAnsi="Times New Roman" w:cs="Times New Roman"/>
          <w:color w:val="000000"/>
          <w:kern w:val="0"/>
          <w:sz w:val="24"/>
          <w:szCs w:val="24"/>
          <w:lang w:bidi="ar"/>
        </w:rPr>
        <w:t>问题。</w:t>
      </w:r>
    </w:p>
    <w:p w14:paraId="68E6AAA4"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742D37E2"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搭建统一分布式任务调度中心，对所有</w:t>
      </w:r>
      <w:r w:rsidRPr="00BB437A">
        <w:rPr>
          <w:rFonts w:ascii="Times New Roman" w:eastAsia="宋体" w:hAnsi="Times New Roman" w:cs="Times New Roman"/>
          <w:color w:val="000000"/>
          <w:kern w:val="0"/>
          <w:sz w:val="24"/>
          <w:szCs w:val="24"/>
          <w:lang w:bidi="ar"/>
        </w:rPr>
        <w:t xml:space="preserve"> AI </w:t>
      </w:r>
      <w:r w:rsidRPr="00BB437A">
        <w:rPr>
          <w:rFonts w:ascii="Times New Roman" w:eastAsia="宋体" w:hAnsi="Times New Roman" w:cs="Times New Roman"/>
          <w:color w:val="000000"/>
          <w:kern w:val="0"/>
          <w:sz w:val="24"/>
          <w:szCs w:val="24"/>
          <w:lang w:bidi="ar"/>
        </w:rPr>
        <w:t>任务统一管理；设置任务优先级队列、执行并发限制、执行互斥规则，区分定时巡检任务、业务实时事件任务、人工紧急任务的执行优先级；同时完善任务执行日志、失败重试、执行状态监控，彻底解决多触发方式任务冲突、执行混乱问题。</w:t>
      </w:r>
    </w:p>
    <w:p w14:paraId="05C5BEEF"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w:t>
      </w:r>
      <w:r w:rsidRPr="00BB437A">
        <w:rPr>
          <w:rFonts w:ascii="Times New Roman" w:eastAsia="宋体" w:hAnsi="Times New Roman" w:cs="Times New Roman"/>
          <w:b/>
          <w:bCs/>
          <w:color w:val="000000"/>
          <w:kern w:val="0"/>
          <w:sz w:val="24"/>
          <w:szCs w:val="24"/>
          <w:lang w:bidi="ar"/>
        </w:rPr>
        <w:t>4</w:t>
      </w:r>
      <w:r w:rsidRPr="00BB437A">
        <w:rPr>
          <w:rFonts w:ascii="Times New Roman" w:eastAsia="宋体" w:hAnsi="Times New Roman" w:cs="Times New Roman"/>
          <w:b/>
          <w:bCs/>
          <w:color w:val="000000"/>
          <w:kern w:val="0"/>
          <w:sz w:val="24"/>
          <w:szCs w:val="24"/>
          <w:lang w:bidi="ar"/>
        </w:rPr>
        <w:t>）海量运营大数据处理压力大，高并发下系统稳定性不足</w:t>
      </w:r>
    </w:p>
    <w:p w14:paraId="0E3A849C"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平台运营统计、订单报表、审核分析模块需要处理海量历史用户、桩源、充电订单数据，大数据量查询</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后台高并发访问场景下，极易出现数据库查询缓慢、页面卡顿、服务响应超时甚至</w:t>
      </w:r>
      <w:proofErr w:type="gramStart"/>
      <w:r w:rsidRPr="00BB437A">
        <w:rPr>
          <w:rFonts w:ascii="Times New Roman" w:eastAsia="宋体" w:hAnsi="Times New Roman" w:cs="Times New Roman"/>
          <w:color w:val="000000"/>
          <w:kern w:val="0"/>
          <w:sz w:val="24"/>
          <w:szCs w:val="24"/>
          <w:lang w:bidi="ar"/>
        </w:rPr>
        <w:t>宕</w:t>
      </w:r>
      <w:proofErr w:type="gramEnd"/>
      <w:r w:rsidRPr="00BB437A">
        <w:rPr>
          <w:rFonts w:ascii="Times New Roman" w:eastAsia="宋体" w:hAnsi="Times New Roman" w:cs="Times New Roman"/>
          <w:color w:val="000000"/>
          <w:kern w:val="0"/>
          <w:sz w:val="24"/>
          <w:szCs w:val="24"/>
          <w:lang w:bidi="ar"/>
        </w:rPr>
        <w:t>机问题。</w:t>
      </w:r>
    </w:p>
    <w:p w14:paraId="75FE0778" w14:textId="77777777" w:rsidR="003E056B" w:rsidRPr="00BB437A" w:rsidRDefault="00000000" w:rsidP="00BB437A">
      <w:pPr>
        <w:widowControl/>
        <w:spacing w:line="360" w:lineRule="auto"/>
        <w:ind w:firstLineChars="200" w:firstLine="482"/>
        <w:rPr>
          <w:rFonts w:ascii="Times New Roman" w:eastAsia="宋体" w:hAnsi="Times New Roman" w:cs="Times New Roman"/>
          <w:b/>
          <w:bCs/>
          <w:color w:val="000000"/>
          <w:kern w:val="0"/>
          <w:sz w:val="24"/>
          <w:szCs w:val="24"/>
          <w:lang w:bidi="ar"/>
        </w:rPr>
      </w:pPr>
      <w:r w:rsidRPr="00BB437A">
        <w:rPr>
          <w:rFonts w:ascii="Times New Roman" w:eastAsia="宋体" w:hAnsi="Times New Roman" w:cs="Times New Roman"/>
          <w:b/>
          <w:bCs/>
          <w:color w:val="000000"/>
          <w:kern w:val="0"/>
          <w:sz w:val="24"/>
          <w:szCs w:val="24"/>
          <w:lang w:bidi="ar"/>
        </w:rPr>
        <w:t>解决方案：</w:t>
      </w:r>
    </w:p>
    <w:p w14:paraId="2D718CA4" w14:textId="77777777" w:rsidR="003E056B" w:rsidRPr="00BB437A" w:rsidRDefault="00000000" w:rsidP="00BB437A">
      <w:pPr>
        <w:widowControl/>
        <w:spacing w:line="360" w:lineRule="auto"/>
        <w:ind w:firstLineChars="200" w:firstLine="480"/>
        <w:rPr>
          <w:rFonts w:ascii="Times New Roman" w:eastAsia="宋体" w:hAnsi="Times New Roman" w:cs="Times New Roman"/>
          <w:color w:val="000000"/>
          <w:kern w:val="0"/>
          <w:sz w:val="24"/>
          <w:szCs w:val="24"/>
          <w:lang w:bidi="ar"/>
        </w:rPr>
      </w:pPr>
      <w:r w:rsidRPr="00BB437A">
        <w:rPr>
          <w:rFonts w:ascii="Times New Roman" w:eastAsia="宋体" w:hAnsi="Times New Roman" w:cs="Times New Roman"/>
          <w:color w:val="000000"/>
          <w:kern w:val="0"/>
          <w:sz w:val="24"/>
          <w:szCs w:val="24"/>
          <w:lang w:bidi="ar"/>
        </w:rPr>
        <w:t>采用「数据库分表</w:t>
      </w:r>
      <w:r w:rsidRPr="00BB437A">
        <w:rPr>
          <w:rFonts w:ascii="Times New Roman" w:eastAsia="宋体" w:hAnsi="Times New Roman" w:cs="Times New Roman"/>
          <w:color w:val="000000"/>
          <w:kern w:val="0"/>
          <w:sz w:val="24"/>
          <w:szCs w:val="24"/>
          <w:lang w:bidi="ar"/>
        </w:rPr>
        <w:t xml:space="preserve"> + Redis </w:t>
      </w:r>
      <w:r w:rsidRPr="00BB437A">
        <w:rPr>
          <w:rFonts w:ascii="Times New Roman" w:eastAsia="宋体" w:hAnsi="Times New Roman" w:cs="Times New Roman"/>
          <w:color w:val="000000"/>
          <w:kern w:val="0"/>
          <w:sz w:val="24"/>
          <w:szCs w:val="24"/>
          <w:lang w:bidi="ar"/>
        </w:rPr>
        <w:t>热点数据缓存</w:t>
      </w:r>
      <w:r w:rsidRPr="00BB437A">
        <w:rPr>
          <w:rFonts w:ascii="Times New Roman" w:eastAsia="宋体" w:hAnsi="Times New Roman" w:cs="Times New Roman"/>
          <w:color w:val="000000"/>
          <w:kern w:val="0"/>
          <w:sz w:val="24"/>
          <w:szCs w:val="24"/>
          <w:lang w:bidi="ar"/>
        </w:rPr>
        <w:t xml:space="preserve"> + </w:t>
      </w:r>
      <w:r w:rsidRPr="00BB437A">
        <w:rPr>
          <w:rFonts w:ascii="Times New Roman" w:eastAsia="宋体" w:hAnsi="Times New Roman" w:cs="Times New Roman"/>
          <w:color w:val="000000"/>
          <w:kern w:val="0"/>
          <w:sz w:val="24"/>
          <w:szCs w:val="24"/>
          <w:lang w:bidi="ar"/>
        </w:rPr>
        <w:t>异步离线统计计算」综合优化方案：热点运营数据全部缓存至</w:t>
      </w:r>
      <w:r w:rsidRPr="00BB437A">
        <w:rPr>
          <w:rFonts w:ascii="Times New Roman" w:eastAsia="宋体" w:hAnsi="Times New Roman" w:cs="Times New Roman"/>
          <w:color w:val="000000"/>
          <w:kern w:val="0"/>
          <w:sz w:val="24"/>
          <w:szCs w:val="24"/>
          <w:lang w:bidi="ar"/>
        </w:rPr>
        <w:t xml:space="preserve"> Redis</w:t>
      </w:r>
      <w:r w:rsidRPr="00BB437A">
        <w:rPr>
          <w:rFonts w:ascii="Times New Roman" w:eastAsia="宋体" w:hAnsi="Times New Roman" w:cs="Times New Roman"/>
          <w:color w:val="000000"/>
          <w:kern w:val="0"/>
          <w:sz w:val="24"/>
          <w:szCs w:val="24"/>
          <w:lang w:bidi="ar"/>
        </w:rPr>
        <w:t>，高频查询直接命中缓存；历史海量数据分表存储，统计分析任务异步离线计算预生成结果；同时做服务限流、熔断保护，大幅提升大数据查询响应速度，保障高负载场景下系统稳定运行不卡顿。</w:t>
      </w:r>
    </w:p>
    <w:p w14:paraId="782D47C4" w14:textId="77777777" w:rsidR="003E056B" w:rsidRPr="00BB437A" w:rsidRDefault="003E056B" w:rsidP="00BB437A">
      <w:pPr>
        <w:widowControl/>
        <w:spacing w:line="360" w:lineRule="auto"/>
        <w:ind w:firstLineChars="200" w:firstLine="480"/>
        <w:rPr>
          <w:rFonts w:ascii="Times New Roman" w:eastAsia="宋体" w:hAnsi="Times New Roman" w:cs="Times New Roman"/>
          <w:color w:val="000000"/>
          <w:kern w:val="0"/>
          <w:sz w:val="24"/>
          <w:szCs w:val="24"/>
          <w:lang w:bidi="ar"/>
        </w:rPr>
      </w:pPr>
    </w:p>
    <w:p w14:paraId="7C272262" w14:textId="765234BE" w:rsidR="003E056B" w:rsidRDefault="001F2CE5" w:rsidP="001F2CE5">
      <w:pPr>
        <w:pStyle w:val="2"/>
        <w:rPr>
          <w:rFonts w:hint="eastAsia"/>
          <w:lang w:bidi="ar"/>
        </w:rPr>
      </w:pPr>
      <w:bookmarkStart w:id="41" w:name="_Toc228733107"/>
      <w:r>
        <w:rPr>
          <w:rFonts w:hint="eastAsia"/>
          <w:lang w:bidi="ar"/>
        </w:rPr>
        <w:t xml:space="preserve">3.3 </w:t>
      </w:r>
      <w:r w:rsidRPr="001F2CE5">
        <w:rPr>
          <w:lang w:bidi="ar"/>
        </w:rPr>
        <w:t>基于</w:t>
      </w:r>
      <w:r w:rsidRPr="001F2CE5">
        <w:rPr>
          <w:lang w:bidi="ar"/>
        </w:rPr>
        <w:t xml:space="preserve"> </w:t>
      </w:r>
      <w:proofErr w:type="spellStart"/>
      <w:r w:rsidRPr="001F2CE5">
        <w:rPr>
          <w:lang w:bidi="ar"/>
        </w:rPr>
        <w:t>uni</w:t>
      </w:r>
      <w:proofErr w:type="spellEnd"/>
      <w:r w:rsidRPr="001F2CE5">
        <w:rPr>
          <w:lang w:bidi="ar"/>
        </w:rPr>
        <w:t xml:space="preserve">-app </w:t>
      </w:r>
      <w:r w:rsidRPr="001F2CE5">
        <w:rPr>
          <w:lang w:bidi="ar"/>
        </w:rPr>
        <w:t>与</w:t>
      </w:r>
      <w:r w:rsidRPr="001F2CE5">
        <w:rPr>
          <w:lang w:bidi="ar"/>
        </w:rPr>
        <w:t xml:space="preserve"> Vue 3 </w:t>
      </w:r>
      <w:r w:rsidRPr="001F2CE5">
        <w:rPr>
          <w:lang w:bidi="ar"/>
        </w:rPr>
        <w:t>的前端设计</w:t>
      </w:r>
      <w:bookmarkEnd w:id="41"/>
    </w:p>
    <w:p w14:paraId="56EBDDD3" w14:textId="79468845" w:rsidR="001F2CE5" w:rsidRPr="001F2CE5" w:rsidRDefault="001F2CE5" w:rsidP="001F2CE5">
      <w:pPr>
        <w:widowControl/>
        <w:spacing w:line="360" w:lineRule="auto"/>
        <w:rPr>
          <w:rFonts w:ascii="黑体" w:eastAsia="黑体" w:hAnsi="黑体" w:cs="Times New Roman"/>
          <w:sz w:val="28"/>
          <w:szCs w:val="28"/>
        </w:rPr>
      </w:pPr>
      <w:r w:rsidRPr="001F2CE5">
        <w:rPr>
          <w:rFonts w:ascii="黑体" w:eastAsia="黑体" w:hAnsi="黑体" w:cs="Times New Roman"/>
          <w:sz w:val="28"/>
          <w:szCs w:val="28"/>
        </w:rPr>
        <w:t>3.</w:t>
      </w:r>
      <w:r w:rsidR="00451181">
        <w:rPr>
          <w:rFonts w:ascii="黑体" w:eastAsia="黑体" w:hAnsi="黑体" w:cs="Times New Roman" w:hint="eastAsia"/>
          <w:sz w:val="28"/>
          <w:szCs w:val="28"/>
        </w:rPr>
        <w:t>3</w:t>
      </w:r>
      <w:r w:rsidRPr="001F2CE5">
        <w:rPr>
          <w:rFonts w:ascii="黑体" w:eastAsia="黑体" w:hAnsi="黑体" w:cs="Times New Roman"/>
          <w:sz w:val="28"/>
          <w:szCs w:val="28"/>
        </w:rPr>
        <w:t>.1 设计目标</w:t>
      </w:r>
    </w:p>
    <w:p w14:paraId="31A9D413" w14:textId="77777777" w:rsidR="001F2CE5" w:rsidRPr="001F2CE5" w:rsidRDefault="001F2CE5" w:rsidP="001F2CE5">
      <w:pPr>
        <w:widowControl/>
        <w:spacing w:line="360" w:lineRule="auto"/>
        <w:ind w:firstLineChars="200" w:firstLine="480"/>
        <w:rPr>
          <w:rFonts w:ascii="Times New Roman" w:eastAsia="宋体" w:hAnsi="Times New Roman" w:cs="Times New Roman"/>
          <w:sz w:val="24"/>
          <w:szCs w:val="24"/>
        </w:rPr>
      </w:pPr>
      <w:r w:rsidRPr="001F2CE5">
        <w:rPr>
          <w:rFonts w:ascii="Times New Roman" w:eastAsia="宋体" w:hAnsi="Times New Roman" w:cs="Times New Roman"/>
          <w:sz w:val="24"/>
          <w:szCs w:val="24"/>
        </w:rPr>
        <w:t>围绕充电导航与共享业务，</w:t>
      </w:r>
      <w:proofErr w:type="gramStart"/>
      <w:r w:rsidRPr="001F2CE5">
        <w:rPr>
          <w:rFonts w:ascii="Times New Roman" w:eastAsia="宋体" w:hAnsi="Times New Roman" w:cs="Times New Roman"/>
          <w:sz w:val="24"/>
          <w:szCs w:val="24"/>
        </w:rPr>
        <w:t>前端需</w:t>
      </w:r>
      <w:proofErr w:type="gramEnd"/>
      <w:r w:rsidRPr="001F2CE5">
        <w:rPr>
          <w:rFonts w:ascii="Times New Roman" w:eastAsia="宋体" w:hAnsi="Times New Roman" w:cs="Times New Roman"/>
          <w:sz w:val="24"/>
          <w:szCs w:val="24"/>
        </w:rPr>
        <w:t>满足：</w:t>
      </w:r>
      <w:r w:rsidRPr="001F2CE5">
        <w:rPr>
          <w:rFonts w:ascii="Times New Roman" w:eastAsia="宋体" w:hAnsi="Times New Roman" w:cs="Times New Roman"/>
          <w:b/>
          <w:bCs/>
          <w:sz w:val="24"/>
          <w:szCs w:val="24"/>
        </w:rPr>
        <w:t>地图与列表联动</w:t>
      </w:r>
      <w:r w:rsidRPr="001F2CE5">
        <w:rPr>
          <w:rFonts w:ascii="Times New Roman" w:eastAsia="宋体" w:hAnsi="Times New Roman" w:cs="Times New Roman"/>
          <w:sz w:val="24"/>
          <w:szCs w:val="24"/>
        </w:rPr>
        <w:t>、</w:t>
      </w:r>
      <w:r w:rsidRPr="001F2CE5">
        <w:rPr>
          <w:rFonts w:ascii="Times New Roman" w:eastAsia="宋体" w:hAnsi="Times New Roman" w:cs="Times New Roman"/>
          <w:b/>
          <w:bCs/>
          <w:sz w:val="24"/>
          <w:szCs w:val="24"/>
        </w:rPr>
        <w:t>公私</w:t>
      </w:r>
      <w:proofErr w:type="gramStart"/>
      <w:r w:rsidRPr="001F2CE5">
        <w:rPr>
          <w:rFonts w:ascii="Times New Roman" w:eastAsia="宋体" w:hAnsi="Times New Roman" w:cs="Times New Roman"/>
          <w:b/>
          <w:bCs/>
          <w:sz w:val="24"/>
          <w:szCs w:val="24"/>
        </w:rPr>
        <w:t>桩数据</w:t>
      </w:r>
      <w:proofErr w:type="gramEnd"/>
      <w:r w:rsidRPr="001F2CE5">
        <w:rPr>
          <w:rFonts w:ascii="Times New Roman" w:eastAsia="宋体" w:hAnsi="Times New Roman" w:cs="Times New Roman"/>
          <w:b/>
          <w:bCs/>
          <w:sz w:val="24"/>
          <w:szCs w:val="24"/>
        </w:rPr>
        <w:t>统一展示</w:t>
      </w:r>
      <w:r w:rsidRPr="001F2CE5">
        <w:rPr>
          <w:rFonts w:ascii="Times New Roman" w:eastAsia="宋体" w:hAnsi="Times New Roman" w:cs="Times New Roman"/>
          <w:sz w:val="24"/>
          <w:szCs w:val="24"/>
        </w:rPr>
        <w:t>、</w:t>
      </w:r>
      <w:r w:rsidRPr="001F2CE5">
        <w:rPr>
          <w:rFonts w:ascii="Times New Roman" w:eastAsia="宋体" w:hAnsi="Times New Roman" w:cs="Times New Roman"/>
          <w:b/>
          <w:bCs/>
          <w:sz w:val="24"/>
          <w:szCs w:val="24"/>
        </w:rPr>
        <w:t>多页面业务流程闭环</w:t>
      </w:r>
      <w:r w:rsidRPr="001F2CE5">
        <w:rPr>
          <w:rFonts w:ascii="Times New Roman" w:eastAsia="宋体" w:hAnsi="Times New Roman" w:cs="Times New Roman"/>
          <w:sz w:val="24"/>
          <w:szCs w:val="24"/>
        </w:rPr>
        <w:t>（站点详情、预约、论坛、消息、个人中心等），并在</w:t>
      </w:r>
      <w:r w:rsidRPr="001F2CE5">
        <w:rPr>
          <w:rFonts w:ascii="Times New Roman" w:eastAsia="宋体" w:hAnsi="Times New Roman" w:cs="Times New Roman"/>
          <w:sz w:val="24"/>
          <w:szCs w:val="24"/>
        </w:rPr>
        <w:t xml:space="preserve"> App </w:t>
      </w:r>
      <w:proofErr w:type="gramStart"/>
      <w:r w:rsidRPr="001F2CE5">
        <w:rPr>
          <w:rFonts w:ascii="Times New Roman" w:eastAsia="宋体" w:hAnsi="Times New Roman" w:cs="Times New Roman"/>
          <w:sz w:val="24"/>
          <w:szCs w:val="24"/>
        </w:rPr>
        <w:t>端处理</w:t>
      </w:r>
      <w:proofErr w:type="gramEnd"/>
      <w:r w:rsidRPr="001F2CE5">
        <w:rPr>
          <w:rFonts w:ascii="Times New Roman" w:eastAsia="宋体" w:hAnsi="Times New Roman" w:cs="Times New Roman"/>
          <w:sz w:val="24"/>
          <w:szCs w:val="24"/>
        </w:rPr>
        <w:t>好</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原生地图层级</w:t>
      </w:r>
      <w:proofErr w:type="gramStart"/>
      <w:r w:rsidRPr="001F2CE5">
        <w:rPr>
          <w:rFonts w:ascii="Times New Roman" w:eastAsia="宋体" w:hAnsi="Times New Roman" w:cs="Times New Roman"/>
          <w:b/>
          <w:bCs/>
          <w:sz w:val="24"/>
          <w:szCs w:val="24"/>
        </w:rPr>
        <w:t>与弹窗遮挡</w:t>
      </w:r>
      <w:proofErr w:type="gramEnd"/>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等平台差异；同时支持</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游客浏览</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与</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登录后增强能力</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的分权体验。</w:t>
      </w:r>
    </w:p>
    <w:p w14:paraId="5B39B05F" w14:textId="596D9431" w:rsidR="001F2CE5" w:rsidRPr="00451181" w:rsidRDefault="001F2CE5" w:rsidP="001F2CE5">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lastRenderedPageBreak/>
        <w:t>3.</w:t>
      </w:r>
      <w:r w:rsidR="00451181">
        <w:rPr>
          <w:rFonts w:ascii="黑体" w:eastAsia="黑体" w:hAnsi="黑体" w:cs="Times New Roman" w:hint="eastAsia"/>
          <w:sz w:val="28"/>
          <w:szCs w:val="28"/>
        </w:rPr>
        <w:t>3</w:t>
      </w:r>
      <w:r w:rsidRPr="00451181">
        <w:rPr>
          <w:rFonts w:ascii="黑体" w:eastAsia="黑体" w:hAnsi="黑体" w:cs="Times New Roman"/>
          <w:sz w:val="28"/>
          <w:szCs w:val="28"/>
        </w:rPr>
        <w:t>.2 技术选型说明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3045"/>
        <w:gridCol w:w="4310"/>
      </w:tblGrid>
      <w:tr w:rsidR="001F2CE5" w:rsidRPr="001F2CE5" w14:paraId="26516F74" w14:textId="77777777" w:rsidTr="001F2CE5">
        <w:trPr>
          <w:tblHeader/>
        </w:trPr>
        <w:tc>
          <w:tcPr>
            <w:tcW w:w="0" w:type="auto"/>
            <w:noWrap/>
            <w:tcMar>
              <w:top w:w="75" w:type="dxa"/>
              <w:left w:w="135" w:type="dxa"/>
              <w:bottom w:w="75" w:type="dxa"/>
              <w:right w:w="135" w:type="dxa"/>
            </w:tcMar>
            <w:vAlign w:val="center"/>
            <w:hideMark/>
          </w:tcPr>
          <w:p w14:paraId="4F3013B0" w14:textId="77777777" w:rsidR="001F2CE5" w:rsidRPr="001F2CE5" w:rsidRDefault="001F2CE5" w:rsidP="001F2CE5">
            <w:pPr>
              <w:widowControl/>
              <w:spacing w:line="360" w:lineRule="auto"/>
              <w:jc w:val="center"/>
              <w:rPr>
                <w:rFonts w:ascii="Times New Roman" w:eastAsia="宋体" w:hAnsi="Times New Roman" w:cs="Times New Roman"/>
                <w:b/>
                <w:bCs/>
                <w:sz w:val="24"/>
                <w:szCs w:val="24"/>
              </w:rPr>
            </w:pPr>
            <w:r w:rsidRPr="001F2CE5">
              <w:rPr>
                <w:rFonts w:ascii="Times New Roman" w:eastAsia="宋体" w:hAnsi="Times New Roman" w:cs="Times New Roman"/>
                <w:b/>
                <w:bCs/>
                <w:sz w:val="24"/>
                <w:szCs w:val="24"/>
              </w:rPr>
              <w:t>层次</w:t>
            </w:r>
          </w:p>
        </w:tc>
        <w:tc>
          <w:tcPr>
            <w:tcW w:w="0" w:type="auto"/>
            <w:noWrap/>
            <w:tcMar>
              <w:top w:w="75" w:type="dxa"/>
              <w:left w:w="135" w:type="dxa"/>
              <w:bottom w:w="75" w:type="dxa"/>
              <w:right w:w="135" w:type="dxa"/>
            </w:tcMar>
            <w:vAlign w:val="center"/>
            <w:hideMark/>
          </w:tcPr>
          <w:p w14:paraId="0270255A" w14:textId="77777777" w:rsidR="001F2CE5" w:rsidRPr="001F2CE5" w:rsidRDefault="001F2CE5" w:rsidP="001F2CE5">
            <w:pPr>
              <w:widowControl/>
              <w:spacing w:line="360" w:lineRule="auto"/>
              <w:jc w:val="center"/>
              <w:rPr>
                <w:rFonts w:ascii="Times New Roman" w:eastAsia="宋体" w:hAnsi="Times New Roman" w:cs="Times New Roman"/>
                <w:b/>
                <w:bCs/>
                <w:sz w:val="24"/>
                <w:szCs w:val="24"/>
              </w:rPr>
            </w:pPr>
            <w:r w:rsidRPr="001F2CE5">
              <w:rPr>
                <w:rFonts w:ascii="Times New Roman" w:eastAsia="宋体" w:hAnsi="Times New Roman" w:cs="Times New Roman"/>
                <w:b/>
                <w:bCs/>
                <w:sz w:val="24"/>
                <w:szCs w:val="24"/>
              </w:rPr>
              <w:t>技术</w:t>
            </w:r>
          </w:p>
        </w:tc>
        <w:tc>
          <w:tcPr>
            <w:tcW w:w="0" w:type="auto"/>
            <w:noWrap/>
            <w:tcMar>
              <w:top w:w="75" w:type="dxa"/>
              <w:left w:w="135" w:type="dxa"/>
              <w:bottom w:w="75" w:type="dxa"/>
              <w:right w:w="135" w:type="dxa"/>
            </w:tcMar>
            <w:vAlign w:val="center"/>
            <w:hideMark/>
          </w:tcPr>
          <w:p w14:paraId="23559C14" w14:textId="77777777" w:rsidR="001F2CE5" w:rsidRPr="001F2CE5" w:rsidRDefault="001F2CE5" w:rsidP="001F2CE5">
            <w:pPr>
              <w:widowControl/>
              <w:spacing w:line="360" w:lineRule="auto"/>
              <w:jc w:val="center"/>
              <w:rPr>
                <w:rFonts w:ascii="Times New Roman" w:eastAsia="宋体" w:hAnsi="Times New Roman" w:cs="Times New Roman"/>
                <w:b/>
                <w:bCs/>
                <w:sz w:val="24"/>
                <w:szCs w:val="24"/>
              </w:rPr>
            </w:pPr>
            <w:r w:rsidRPr="001F2CE5">
              <w:rPr>
                <w:rFonts w:ascii="Times New Roman" w:eastAsia="宋体" w:hAnsi="Times New Roman" w:cs="Times New Roman"/>
                <w:b/>
                <w:bCs/>
                <w:sz w:val="24"/>
                <w:szCs w:val="24"/>
              </w:rPr>
              <w:t>选型理由</w:t>
            </w:r>
          </w:p>
        </w:tc>
      </w:tr>
      <w:tr w:rsidR="001F2CE5" w:rsidRPr="001F2CE5" w14:paraId="6740E380" w14:textId="77777777" w:rsidTr="001F2CE5">
        <w:tc>
          <w:tcPr>
            <w:tcW w:w="0" w:type="auto"/>
            <w:tcMar>
              <w:top w:w="75" w:type="dxa"/>
              <w:left w:w="135" w:type="dxa"/>
              <w:bottom w:w="75" w:type="dxa"/>
              <w:right w:w="135" w:type="dxa"/>
            </w:tcMar>
            <w:vAlign w:val="center"/>
            <w:hideMark/>
          </w:tcPr>
          <w:p w14:paraId="1D2D8ADC"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proofErr w:type="gramStart"/>
            <w:r w:rsidRPr="001F2CE5">
              <w:rPr>
                <w:rFonts w:ascii="Times New Roman" w:eastAsia="宋体" w:hAnsi="Times New Roman" w:cs="Times New Roman"/>
                <w:sz w:val="24"/>
                <w:szCs w:val="24"/>
              </w:rPr>
              <w:t>跨端框架</w:t>
            </w:r>
            <w:proofErr w:type="gramEnd"/>
          </w:p>
        </w:tc>
        <w:tc>
          <w:tcPr>
            <w:tcW w:w="0" w:type="auto"/>
            <w:tcMar>
              <w:top w:w="75" w:type="dxa"/>
              <w:left w:w="135" w:type="dxa"/>
              <w:bottom w:w="75" w:type="dxa"/>
              <w:right w:w="135" w:type="dxa"/>
            </w:tcMar>
            <w:vAlign w:val="center"/>
            <w:hideMark/>
          </w:tcPr>
          <w:p w14:paraId="7734EBF7"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proofErr w:type="spellStart"/>
            <w:r w:rsidRPr="001F2CE5">
              <w:rPr>
                <w:rFonts w:ascii="Times New Roman" w:eastAsia="宋体" w:hAnsi="Times New Roman" w:cs="Times New Roman"/>
                <w:sz w:val="24"/>
                <w:szCs w:val="24"/>
              </w:rPr>
              <w:t>uni</w:t>
            </w:r>
            <w:proofErr w:type="spellEnd"/>
            <w:r w:rsidRPr="001F2CE5">
              <w:rPr>
                <w:rFonts w:ascii="Times New Roman" w:eastAsia="宋体" w:hAnsi="Times New Roman" w:cs="Times New Roman"/>
                <w:sz w:val="24"/>
                <w:szCs w:val="24"/>
              </w:rPr>
              <w:t>-app</w:t>
            </w:r>
          </w:p>
        </w:tc>
        <w:tc>
          <w:tcPr>
            <w:tcW w:w="0" w:type="auto"/>
            <w:tcMar>
              <w:top w:w="75" w:type="dxa"/>
              <w:left w:w="135" w:type="dxa"/>
              <w:bottom w:w="75" w:type="dxa"/>
              <w:right w:w="135" w:type="dxa"/>
            </w:tcMar>
            <w:vAlign w:val="center"/>
            <w:hideMark/>
          </w:tcPr>
          <w:p w14:paraId="444D5EF6"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一套代码覆盖</w:t>
            </w:r>
            <w:r w:rsidRPr="001F2CE5">
              <w:rPr>
                <w:rFonts w:ascii="Times New Roman" w:eastAsia="宋体" w:hAnsi="Times New Roman" w:cs="Times New Roman"/>
                <w:sz w:val="24"/>
                <w:szCs w:val="24"/>
              </w:rPr>
              <w:t xml:space="preserve"> App / </w:t>
            </w:r>
            <w:r w:rsidRPr="001F2CE5">
              <w:rPr>
                <w:rFonts w:ascii="Times New Roman" w:eastAsia="宋体" w:hAnsi="Times New Roman" w:cs="Times New Roman"/>
                <w:sz w:val="24"/>
                <w:szCs w:val="24"/>
              </w:rPr>
              <w:t>小程序等多端，与现有</w:t>
            </w:r>
            <w:r w:rsidRPr="001F2CE5">
              <w:rPr>
                <w:rFonts w:ascii="Times New Roman" w:eastAsia="宋体" w:hAnsi="Times New Roman" w:cs="Times New Roman"/>
                <w:sz w:val="24"/>
                <w:szCs w:val="24"/>
              </w:rPr>
              <w:t> </w:t>
            </w:r>
            <w:proofErr w:type="spellStart"/>
            <w:r w:rsidRPr="001F2CE5">
              <w:rPr>
                <w:rFonts w:ascii="Times New Roman" w:eastAsia="宋体" w:hAnsi="Times New Roman" w:cs="Times New Roman"/>
                <w:sz w:val="24"/>
                <w:szCs w:val="24"/>
              </w:rPr>
              <w:t>manifest.json</w:t>
            </w:r>
            <w:proofErr w:type="spellEnd"/>
            <w:r w:rsidRPr="001F2CE5">
              <w:rPr>
                <w:rFonts w:ascii="Times New Roman" w:eastAsia="宋体" w:hAnsi="Times New Roman" w:cs="Times New Roman"/>
                <w:sz w:val="24"/>
                <w:szCs w:val="24"/>
              </w:rPr>
              <w:t>、</w:t>
            </w:r>
            <w:proofErr w:type="spellStart"/>
            <w:r w:rsidRPr="001F2CE5">
              <w:rPr>
                <w:rFonts w:ascii="Times New Roman" w:eastAsia="宋体" w:hAnsi="Times New Roman" w:cs="Times New Roman"/>
                <w:sz w:val="24"/>
                <w:szCs w:val="24"/>
              </w:rPr>
              <w:t>pages.json</w:t>
            </w:r>
            <w:proofErr w:type="spellEnd"/>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工程结构一致</w:t>
            </w:r>
          </w:p>
        </w:tc>
      </w:tr>
      <w:tr w:rsidR="001F2CE5" w:rsidRPr="001F2CE5" w14:paraId="6B2FE4F6" w14:textId="77777777" w:rsidTr="001F2CE5">
        <w:tc>
          <w:tcPr>
            <w:tcW w:w="0" w:type="auto"/>
            <w:tcMar>
              <w:top w:w="75" w:type="dxa"/>
              <w:left w:w="135" w:type="dxa"/>
              <w:bottom w:w="75" w:type="dxa"/>
              <w:right w:w="135" w:type="dxa"/>
            </w:tcMar>
            <w:vAlign w:val="center"/>
            <w:hideMark/>
          </w:tcPr>
          <w:p w14:paraId="3F648110"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视图层</w:t>
            </w:r>
          </w:p>
        </w:tc>
        <w:tc>
          <w:tcPr>
            <w:tcW w:w="0" w:type="auto"/>
            <w:tcMar>
              <w:top w:w="75" w:type="dxa"/>
              <w:left w:w="135" w:type="dxa"/>
              <w:bottom w:w="75" w:type="dxa"/>
              <w:right w:w="135" w:type="dxa"/>
            </w:tcMar>
            <w:vAlign w:val="center"/>
            <w:hideMark/>
          </w:tcPr>
          <w:p w14:paraId="0DB81B4E"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Vue 3</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Composition API</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script setup</w:t>
            </w:r>
            <w:r w:rsidRPr="001F2CE5">
              <w:rPr>
                <w:rFonts w:ascii="Times New Roman" w:eastAsia="宋体" w:hAnsi="Times New Roman" w:cs="Times New Roman"/>
                <w:sz w:val="24"/>
                <w:szCs w:val="24"/>
              </w:rPr>
              <w:t>）</w:t>
            </w:r>
          </w:p>
        </w:tc>
        <w:tc>
          <w:tcPr>
            <w:tcW w:w="0" w:type="auto"/>
            <w:tcMar>
              <w:top w:w="75" w:type="dxa"/>
              <w:left w:w="135" w:type="dxa"/>
              <w:bottom w:w="75" w:type="dxa"/>
              <w:right w:w="135" w:type="dxa"/>
            </w:tcMar>
            <w:vAlign w:val="center"/>
            <w:hideMark/>
          </w:tcPr>
          <w:p w14:paraId="6AFC46AA"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逻辑按功能拆分更清晰，便于地图</w:t>
            </w:r>
            <w:proofErr w:type="gramStart"/>
            <w:r w:rsidRPr="001F2CE5">
              <w:rPr>
                <w:rFonts w:ascii="Times New Roman" w:eastAsia="宋体" w:hAnsi="Times New Roman" w:cs="Times New Roman"/>
                <w:sz w:val="24"/>
                <w:szCs w:val="24"/>
              </w:rPr>
              <w:t>页大量</w:t>
            </w:r>
            <w:proofErr w:type="gramEnd"/>
            <w:r w:rsidRPr="001F2CE5">
              <w:rPr>
                <w:rFonts w:ascii="Times New Roman" w:eastAsia="宋体" w:hAnsi="Times New Roman" w:cs="Times New Roman"/>
                <w:sz w:val="24"/>
                <w:szCs w:val="24"/>
              </w:rPr>
              <w:t>状态与事件的管理</w:t>
            </w:r>
          </w:p>
        </w:tc>
      </w:tr>
      <w:tr w:rsidR="001F2CE5" w:rsidRPr="001F2CE5" w14:paraId="5AF5BBDE" w14:textId="77777777" w:rsidTr="001F2CE5">
        <w:tc>
          <w:tcPr>
            <w:tcW w:w="0" w:type="auto"/>
            <w:tcMar>
              <w:top w:w="75" w:type="dxa"/>
              <w:left w:w="135" w:type="dxa"/>
              <w:bottom w:w="75" w:type="dxa"/>
              <w:right w:w="135" w:type="dxa"/>
            </w:tcMar>
            <w:vAlign w:val="center"/>
            <w:hideMark/>
          </w:tcPr>
          <w:p w14:paraId="276F9F4A"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样式</w:t>
            </w:r>
          </w:p>
        </w:tc>
        <w:tc>
          <w:tcPr>
            <w:tcW w:w="0" w:type="auto"/>
            <w:tcMar>
              <w:top w:w="75" w:type="dxa"/>
              <w:left w:w="135" w:type="dxa"/>
              <w:bottom w:w="75" w:type="dxa"/>
              <w:right w:w="135" w:type="dxa"/>
            </w:tcMar>
            <w:vAlign w:val="center"/>
            <w:hideMark/>
          </w:tcPr>
          <w:p w14:paraId="003E9F58"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SCSS</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scoped</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 xml:space="preserve">+ </w:t>
            </w:r>
            <w:proofErr w:type="spellStart"/>
            <w:r w:rsidRPr="001F2CE5">
              <w:rPr>
                <w:rFonts w:ascii="Times New Roman" w:eastAsia="宋体" w:hAnsi="Times New Roman" w:cs="Times New Roman"/>
                <w:sz w:val="24"/>
                <w:szCs w:val="24"/>
              </w:rPr>
              <w:t>rpx</w:t>
            </w:r>
            <w:proofErr w:type="spellEnd"/>
          </w:p>
        </w:tc>
        <w:tc>
          <w:tcPr>
            <w:tcW w:w="0" w:type="auto"/>
            <w:tcMar>
              <w:top w:w="75" w:type="dxa"/>
              <w:left w:w="135" w:type="dxa"/>
              <w:bottom w:w="75" w:type="dxa"/>
              <w:right w:w="135" w:type="dxa"/>
            </w:tcMar>
            <w:vAlign w:val="center"/>
            <w:hideMark/>
          </w:tcPr>
          <w:p w14:paraId="7D73B50D"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组件样式隔离，</w:t>
            </w:r>
            <w:proofErr w:type="spellStart"/>
            <w:r w:rsidRPr="001F2CE5">
              <w:rPr>
                <w:rFonts w:ascii="Times New Roman" w:eastAsia="宋体" w:hAnsi="Times New Roman" w:cs="Times New Roman"/>
                <w:sz w:val="24"/>
                <w:szCs w:val="24"/>
              </w:rPr>
              <w:t>rpx</w:t>
            </w:r>
            <w:proofErr w:type="spellEnd"/>
            <w:r w:rsidRPr="001F2CE5">
              <w:rPr>
                <w:rFonts w:ascii="Times New Roman" w:eastAsia="宋体" w:hAnsi="Times New Roman" w:cs="Times New Roman"/>
                <w:sz w:val="24"/>
                <w:szCs w:val="24"/>
              </w:rPr>
              <w:t xml:space="preserve"> </w:t>
            </w:r>
            <w:r w:rsidRPr="001F2CE5">
              <w:rPr>
                <w:rFonts w:ascii="Times New Roman" w:eastAsia="宋体" w:hAnsi="Times New Roman" w:cs="Times New Roman"/>
                <w:sz w:val="24"/>
                <w:szCs w:val="24"/>
              </w:rPr>
              <w:t>适配不同屏幕宽度</w:t>
            </w:r>
          </w:p>
        </w:tc>
      </w:tr>
      <w:tr w:rsidR="001F2CE5" w:rsidRPr="001F2CE5" w14:paraId="2592326F" w14:textId="77777777" w:rsidTr="001F2CE5">
        <w:tc>
          <w:tcPr>
            <w:tcW w:w="0" w:type="auto"/>
            <w:tcMar>
              <w:top w:w="75" w:type="dxa"/>
              <w:left w:w="135" w:type="dxa"/>
              <w:bottom w:w="75" w:type="dxa"/>
              <w:right w:w="135" w:type="dxa"/>
            </w:tcMar>
            <w:vAlign w:val="center"/>
            <w:hideMark/>
          </w:tcPr>
          <w:p w14:paraId="20351D86"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 xml:space="preserve">UI </w:t>
            </w:r>
            <w:r w:rsidRPr="001F2CE5">
              <w:rPr>
                <w:rFonts w:ascii="Times New Roman" w:eastAsia="宋体" w:hAnsi="Times New Roman" w:cs="Times New Roman"/>
                <w:sz w:val="24"/>
                <w:szCs w:val="24"/>
              </w:rPr>
              <w:t>与图标</w:t>
            </w:r>
          </w:p>
        </w:tc>
        <w:tc>
          <w:tcPr>
            <w:tcW w:w="0" w:type="auto"/>
            <w:tcMar>
              <w:top w:w="75" w:type="dxa"/>
              <w:left w:w="135" w:type="dxa"/>
              <w:bottom w:w="75" w:type="dxa"/>
              <w:right w:w="135" w:type="dxa"/>
            </w:tcMar>
            <w:vAlign w:val="center"/>
            <w:hideMark/>
          </w:tcPr>
          <w:p w14:paraId="30BA6A68"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proofErr w:type="spellStart"/>
            <w:r w:rsidRPr="001F2CE5">
              <w:rPr>
                <w:rFonts w:ascii="Times New Roman" w:eastAsia="宋体" w:hAnsi="Times New Roman" w:cs="Times New Roman"/>
                <w:sz w:val="24"/>
                <w:szCs w:val="24"/>
              </w:rPr>
              <w:t>uni</w:t>
            </w:r>
            <w:proofErr w:type="spellEnd"/>
            <w:r w:rsidRPr="001F2CE5">
              <w:rPr>
                <w:rFonts w:ascii="Times New Roman" w:eastAsia="宋体" w:hAnsi="Times New Roman" w:cs="Times New Roman"/>
                <w:sz w:val="24"/>
                <w:szCs w:val="24"/>
              </w:rPr>
              <w:t xml:space="preserve">-icons </w:t>
            </w:r>
            <w:r w:rsidRPr="001F2CE5">
              <w:rPr>
                <w:rFonts w:ascii="Times New Roman" w:eastAsia="宋体" w:hAnsi="Times New Roman" w:cs="Times New Roman"/>
                <w:sz w:val="24"/>
                <w:szCs w:val="24"/>
              </w:rPr>
              <w:t>等</w:t>
            </w:r>
          </w:p>
        </w:tc>
        <w:tc>
          <w:tcPr>
            <w:tcW w:w="0" w:type="auto"/>
            <w:tcMar>
              <w:top w:w="75" w:type="dxa"/>
              <w:left w:w="135" w:type="dxa"/>
              <w:bottom w:w="75" w:type="dxa"/>
              <w:right w:w="135" w:type="dxa"/>
            </w:tcMar>
            <w:vAlign w:val="center"/>
            <w:hideMark/>
          </w:tcPr>
          <w:p w14:paraId="7A90F19E"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与</w:t>
            </w:r>
            <w:r w:rsidRPr="001F2CE5">
              <w:rPr>
                <w:rFonts w:ascii="Times New Roman" w:eastAsia="宋体" w:hAnsi="Times New Roman" w:cs="Times New Roman"/>
                <w:sz w:val="24"/>
                <w:szCs w:val="24"/>
              </w:rPr>
              <w:t xml:space="preserve"> </w:t>
            </w:r>
            <w:proofErr w:type="spellStart"/>
            <w:r w:rsidRPr="001F2CE5">
              <w:rPr>
                <w:rFonts w:ascii="Times New Roman" w:eastAsia="宋体" w:hAnsi="Times New Roman" w:cs="Times New Roman"/>
                <w:sz w:val="24"/>
                <w:szCs w:val="24"/>
              </w:rPr>
              <w:t>uni</w:t>
            </w:r>
            <w:proofErr w:type="spellEnd"/>
            <w:r w:rsidRPr="001F2CE5">
              <w:rPr>
                <w:rFonts w:ascii="Times New Roman" w:eastAsia="宋体" w:hAnsi="Times New Roman" w:cs="Times New Roman"/>
                <w:sz w:val="24"/>
                <w:szCs w:val="24"/>
              </w:rPr>
              <w:t xml:space="preserve">-app </w:t>
            </w:r>
            <w:r w:rsidRPr="001F2CE5">
              <w:rPr>
                <w:rFonts w:ascii="Times New Roman" w:eastAsia="宋体" w:hAnsi="Times New Roman" w:cs="Times New Roman"/>
                <w:sz w:val="24"/>
                <w:szCs w:val="24"/>
              </w:rPr>
              <w:t>生态一致，减少多端兼容成本</w:t>
            </w:r>
          </w:p>
        </w:tc>
      </w:tr>
      <w:tr w:rsidR="001F2CE5" w:rsidRPr="001F2CE5" w14:paraId="66ACC959" w14:textId="77777777" w:rsidTr="001F2CE5">
        <w:tc>
          <w:tcPr>
            <w:tcW w:w="0" w:type="auto"/>
            <w:tcMar>
              <w:top w:w="75" w:type="dxa"/>
              <w:left w:w="135" w:type="dxa"/>
              <w:bottom w:w="75" w:type="dxa"/>
              <w:right w:w="135" w:type="dxa"/>
            </w:tcMar>
            <w:vAlign w:val="center"/>
            <w:hideMark/>
          </w:tcPr>
          <w:p w14:paraId="74A5A5DC"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地图</w:t>
            </w:r>
          </w:p>
        </w:tc>
        <w:tc>
          <w:tcPr>
            <w:tcW w:w="0" w:type="auto"/>
            <w:tcMar>
              <w:top w:w="75" w:type="dxa"/>
              <w:left w:w="135" w:type="dxa"/>
              <w:bottom w:w="75" w:type="dxa"/>
              <w:right w:w="135" w:type="dxa"/>
            </w:tcMar>
            <w:vAlign w:val="center"/>
            <w:hideMark/>
          </w:tcPr>
          <w:p w14:paraId="11D8EB73"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高德地图</w:t>
            </w:r>
            <w:r w:rsidRPr="001F2CE5">
              <w:rPr>
                <w:rFonts w:ascii="Times New Roman" w:eastAsia="宋体" w:hAnsi="Times New Roman" w:cs="Times New Roman"/>
                <w:sz w:val="24"/>
                <w:szCs w:val="24"/>
              </w:rPr>
              <w:t xml:space="preserve"> SDK</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 xml:space="preserve">App </w:t>
            </w:r>
            <w:r w:rsidRPr="001F2CE5">
              <w:rPr>
                <w:rFonts w:ascii="Times New Roman" w:eastAsia="宋体" w:hAnsi="Times New Roman" w:cs="Times New Roman"/>
                <w:sz w:val="24"/>
                <w:szCs w:val="24"/>
              </w:rPr>
              <w:t>模块配置）</w:t>
            </w:r>
          </w:p>
        </w:tc>
        <w:tc>
          <w:tcPr>
            <w:tcW w:w="0" w:type="auto"/>
            <w:tcMar>
              <w:top w:w="75" w:type="dxa"/>
              <w:left w:w="135" w:type="dxa"/>
              <w:bottom w:w="75" w:type="dxa"/>
              <w:right w:w="135" w:type="dxa"/>
            </w:tcMar>
            <w:vAlign w:val="center"/>
            <w:hideMark/>
          </w:tcPr>
          <w:p w14:paraId="49CD5E70"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满足站点标注、定位、区域变化驱动检索等需求</w:t>
            </w:r>
          </w:p>
        </w:tc>
      </w:tr>
      <w:tr w:rsidR="001F2CE5" w:rsidRPr="001F2CE5" w14:paraId="3D5B96F9" w14:textId="77777777" w:rsidTr="001F2CE5">
        <w:tc>
          <w:tcPr>
            <w:tcW w:w="0" w:type="auto"/>
            <w:tcMar>
              <w:top w:w="75" w:type="dxa"/>
              <w:left w:w="135" w:type="dxa"/>
              <w:bottom w:w="75" w:type="dxa"/>
              <w:right w:w="135" w:type="dxa"/>
            </w:tcMar>
            <w:vAlign w:val="center"/>
            <w:hideMark/>
          </w:tcPr>
          <w:p w14:paraId="0DB5534C"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网络</w:t>
            </w:r>
          </w:p>
        </w:tc>
        <w:tc>
          <w:tcPr>
            <w:tcW w:w="0" w:type="auto"/>
            <w:tcMar>
              <w:top w:w="75" w:type="dxa"/>
              <w:left w:w="135" w:type="dxa"/>
              <w:bottom w:w="75" w:type="dxa"/>
              <w:right w:w="135" w:type="dxa"/>
            </w:tcMar>
            <w:vAlign w:val="center"/>
            <w:hideMark/>
          </w:tcPr>
          <w:p w14:paraId="004936AC"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proofErr w:type="spellStart"/>
            <w:r w:rsidRPr="001F2CE5">
              <w:rPr>
                <w:rFonts w:ascii="Times New Roman" w:eastAsia="宋体" w:hAnsi="Times New Roman" w:cs="Times New Roman"/>
                <w:sz w:val="24"/>
                <w:szCs w:val="24"/>
              </w:rPr>
              <w:t>uni.request</w:t>
            </w:r>
            <w:proofErr w:type="spellEnd"/>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封装（如</w:t>
            </w:r>
            <w:r w:rsidRPr="001F2CE5">
              <w:rPr>
                <w:rFonts w:ascii="Times New Roman" w:eastAsia="宋体" w:hAnsi="Times New Roman" w:cs="Times New Roman"/>
                <w:sz w:val="24"/>
                <w:szCs w:val="24"/>
              </w:rPr>
              <w:t> utils/request.js</w:t>
            </w:r>
            <w:r w:rsidRPr="001F2CE5">
              <w:rPr>
                <w:rFonts w:ascii="Times New Roman" w:eastAsia="宋体" w:hAnsi="Times New Roman" w:cs="Times New Roman"/>
                <w:sz w:val="24"/>
                <w:szCs w:val="24"/>
              </w:rPr>
              <w:t>）</w:t>
            </w:r>
          </w:p>
        </w:tc>
        <w:tc>
          <w:tcPr>
            <w:tcW w:w="0" w:type="auto"/>
            <w:tcMar>
              <w:top w:w="75" w:type="dxa"/>
              <w:left w:w="135" w:type="dxa"/>
              <w:bottom w:w="75" w:type="dxa"/>
              <w:right w:w="135" w:type="dxa"/>
            </w:tcMar>
            <w:vAlign w:val="center"/>
            <w:hideMark/>
          </w:tcPr>
          <w:p w14:paraId="13C31078" w14:textId="77777777" w:rsidR="001F2CE5" w:rsidRPr="001F2CE5" w:rsidRDefault="001F2CE5" w:rsidP="001F2CE5">
            <w:pPr>
              <w:widowControl/>
              <w:spacing w:line="360" w:lineRule="auto"/>
              <w:jc w:val="center"/>
              <w:rPr>
                <w:rFonts w:ascii="Times New Roman" w:eastAsia="宋体" w:hAnsi="Times New Roman" w:cs="Times New Roman"/>
                <w:sz w:val="24"/>
                <w:szCs w:val="24"/>
              </w:rPr>
            </w:pPr>
            <w:r w:rsidRPr="001F2CE5">
              <w:rPr>
                <w:rFonts w:ascii="Times New Roman" w:eastAsia="宋体" w:hAnsi="Times New Roman" w:cs="Times New Roman"/>
                <w:sz w:val="24"/>
                <w:szCs w:val="24"/>
              </w:rPr>
              <w:t>统一</w:t>
            </w:r>
            <w:r w:rsidRPr="001F2CE5">
              <w:rPr>
                <w:rFonts w:ascii="Times New Roman" w:eastAsia="宋体" w:hAnsi="Times New Roman" w:cs="Times New Roman"/>
                <w:sz w:val="24"/>
                <w:szCs w:val="24"/>
              </w:rPr>
              <w:t xml:space="preserve"> Base URL</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Bearer Token</w:t>
            </w:r>
            <w:r w:rsidRPr="001F2CE5">
              <w:rPr>
                <w:rFonts w:ascii="Times New Roman" w:eastAsia="宋体" w:hAnsi="Times New Roman" w:cs="Times New Roman"/>
                <w:sz w:val="24"/>
                <w:szCs w:val="24"/>
              </w:rPr>
              <w:t>、异常与空响应兜底</w:t>
            </w:r>
          </w:p>
        </w:tc>
      </w:tr>
    </w:tbl>
    <w:p w14:paraId="7DBBAC52" w14:textId="7D0FFB27" w:rsidR="001F2CE5" w:rsidRPr="00451181" w:rsidRDefault="001F2CE5" w:rsidP="001F2CE5">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w:t>
      </w:r>
      <w:r w:rsidR="00451181">
        <w:rPr>
          <w:rFonts w:ascii="黑体" w:eastAsia="黑体" w:hAnsi="黑体" w:cs="Times New Roman" w:hint="eastAsia"/>
          <w:sz w:val="28"/>
          <w:szCs w:val="28"/>
        </w:rPr>
        <w:t>3</w:t>
      </w:r>
      <w:r w:rsidRPr="00451181">
        <w:rPr>
          <w:rFonts w:ascii="黑体" w:eastAsia="黑体" w:hAnsi="黑体" w:cs="Times New Roman"/>
          <w:sz w:val="28"/>
          <w:szCs w:val="28"/>
        </w:rPr>
        <w:t>.3 总体架构</w:t>
      </w:r>
    </w:p>
    <w:p w14:paraId="23CEBE5A" w14:textId="77777777" w:rsidR="001F2CE5" w:rsidRPr="001F2CE5" w:rsidRDefault="001F2CE5" w:rsidP="001F2CE5">
      <w:pPr>
        <w:widowControl/>
        <w:spacing w:line="360" w:lineRule="auto"/>
        <w:ind w:firstLineChars="200" w:firstLine="480"/>
        <w:rPr>
          <w:rFonts w:ascii="Times New Roman" w:eastAsia="宋体" w:hAnsi="Times New Roman" w:cs="Times New Roman"/>
          <w:sz w:val="24"/>
          <w:szCs w:val="24"/>
        </w:rPr>
      </w:pPr>
      <w:r w:rsidRPr="001F2CE5">
        <w:rPr>
          <w:rFonts w:ascii="Times New Roman" w:eastAsia="宋体" w:hAnsi="Times New Roman" w:cs="Times New Roman"/>
          <w:sz w:val="24"/>
          <w:szCs w:val="24"/>
        </w:rPr>
        <w:t>前端采用经典</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三层划分</w:t>
      </w:r>
      <w:r w:rsidRPr="001F2CE5">
        <w:rPr>
          <w:rFonts w:ascii="Times New Roman" w:eastAsia="宋体" w:hAnsi="Times New Roman" w:cs="Times New Roman"/>
          <w:sz w:val="24"/>
          <w:szCs w:val="24"/>
        </w:rPr>
        <w:t>：</w:t>
      </w:r>
    </w:p>
    <w:p w14:paraId="78DC130B" w14:textId="77777777" w:rsidR="001F2CE5" w:rsidRDefault="001F2CE5" w:rsidP="001F2CE5">
      <w:pPr>
        <w:widowControl/>
        <w:spacing w:line="360" w:lineRule="auto"/>
        <w:ind w:firstLineChars="200" w:firstLine="482"/>
        <w:rPr>
          <w:rFonts w:ascii="Times New Roman" w:eastAsia="宋体" w:hAnsi="Times New Roman" w:cs="Times New Roman"/>
          <w:sz w:val="24"/>
          <w:szCs w:val="24"/>
        </w:rPr>
      </w:pPr>
      <w:r w:rsidRPr="001F2CE5">
        <w:rPr>
          <w:rFonts w:ascii="Times New Roman" w:eastAsia="宋体" w:hAnsi="Times New Roman" w:cs="Times New Roman"/>
          <w:b/>
          <w:bCs/>
          <w:sz w:val="24"/>
          <w:szCs w:val="24"/>
        </w:rPr>
        <w:t>页面层（</w:t>
      </w:r>
      <w:r w:rsidRPr="001F2CE5">
        <w:rPr>
          <w:rFonts w:ascii="Times New Roman" w:eastAsia="宋体" w:hAnsi="Times New Roman" w:cs="Times New Roman"/>
          <w:b/>
          <w:bCs/>
          <w:sz w:val="24"/>
          <w:szCs w:val="24"/>
        </w:rPr>
        <w:t>pages/</w:t>
      </w:r>
      <w:r w:rsidRPr="001F2CE5">
        <w:rPr>
          <w:rFonts w:ascii="Times New Roman" w:eastAsia="宋体" w:hAnsi="Times New Roman" w:cs="Times New Roman"/>
          <w:b/>
          <w:bCs/>
          <w:sz w:val="24"/>
          <w:szCs w:val="24"/>
        </w:rPr>
        <w:t>）</w:t>
      </w:r>
    </w:p>
    <w:p w14:paraId="44611C45" w14:textId="77777777" w:rsidR="001F2CE5" w:rsidRDefault="001F2CE5" w:rsidP="001F2CE5">
      <w:pPr>
        <w:widowControl/>
        <w:spacing w:line="360" w:lineRule="auto"/>
        <w:ind w:firstLineChars="200" w:firstLine="480"/>
        <w:rPr>
          <w:rFonts w:ascii="Times New Roman" w:eastAsia="宋体" w:hAnsi="Times New Roman" w:cs="Times New Roman"/>
          <w:sz w:val="24"/>
          <w:szCs w:val="24"/>
        </w:rPr>
      </w:pPr>
      <w:r w:rsidRPr="001F2CE5">
        <w:rPr>
          <w:rFonts w:ascii="Times New Roman" w:eastAsia="宋体" w:hAnsi="Times New Roman" w:cs="Times New Roman"/>
          <w:sz w:val="24"/>
          <w:szCs w:val="24"/>
        </w:rPr>
        <w:t>每个路由对应一个业务页面：首页地图、论坛列表</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发帖</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详情、消息列表</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聊天、我的及子页（桩管理、车辆、收藏等）、登录注册、站点详情</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评价</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充电</w:t>
      </w:r>
      <w:r w:rsidRPr="001F2CE5">
        <w:rPr>
          <w:rFonts w:ascii="Times New Roman" w:eastAsia="宋体" w:hAnsi="Times New Roman" w:cs="Times New Roman"/>
          <w:sz w:val="24"/>
          <w:szCs w:val="24"/>
        </w:rPr>
        <w:t>/</w:t>
      </w:r>
      <w:r w:rsidRPr="001F2CE5">
        <w:rPr>
          <w:rFonts w:ascii="Times New Roman" w:eastAsia="宋体" w:hAnsi="Times New Roman" w:cs="Times New Roman"/>
          <w:sz w:val="24"/>
          <w:szCs w:val="24"/>
        </w:rPr>
        <w:t>预约、搜索、路径规划相关子页等。路由与窗口样式在</w:t>
      </w:r>
      <w:r w:rsidRPr="001F2CE5">
        <w:rPr>
          <w:rFonts w:ascii="Times New Roman" w:eastAsia="宋体" w:hAnsi="Times New Roman" w:cs="Times New Roman"/>
          <w:sz w:val="24"/>
          <w:szCs w:val="24"/>
        </w:rPr>
        <w:t> </w:t>
      </w:r>
      <w:proofErr w:type="spellStart"/>
      <w:r w:rsidRPr="001F2CE5">
        <w:rPr>
          <w:rFonts w:ascii="Times New Roman" w:eastAsia="宋体" w:hAnsi="Times New Roman" w:cs="Times New Roman"/>
          <w:sz w:val="24"/>
          <w:szCs w:val="24"/>
        </w:rPr>
        <w:t>pages.json</w:t>
      </w:r>
      <w:proofErr w:type="spellEnd"/>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集中配置；多数页面使用</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自定义导航栏</w:t>
      </w:r>
      <w:r w:rsidRPr="001F2CE5">
        <w:rPr>
          <w:rFonts w:ascii="Times New Roman" w:eastAsia="宋体" w:hAnsi="Times New Roman" w:cs="Times New Roman"/>
          <w:sz w:val="24"/>
          <w:szCs w:val="24"/>
        </w:rPr>
        <w:t>（</w:t>
      </w:r>
      <w:proofErr w:type="spellStart"/>
      <w:r w:rsidRPr="001F2CE5">
        <w:rPr>
          <w:rFonts w:ascii="Times New Roman" w:eastAsia="宋体" w:hAnsi="Times New Roman" w:cs="Times New Roman"/>
          <w:sz w:val="24"/>
          <w:szCs w:val="24"/>
        </w:rPr>
        <w:t>navigationStyle</w:t>
      </w:r>
      <w:proofErr w:type="spellEnd"/>
      <w:r w:rsidRPr="001F2CE5">
        <w:rPr>
          <w:rFonts w:ascii="Times New Roman" w:eastAsia="宋体" w:hAnsi="Times New Roman" w:cs="Times New Roman"/>
          <w:sz w:val="24"/>
          <w:szCs w:val="24"/>
        </w:rPr>
        <w:t>: "custom"</w:t>
      </w:r>
      <w:r w:rsidRPr="001F2CE5">
        <w:rPr>
          <w:rFonts w:ascii="Times New Roman" w:eastAsia="宋体" w:hAnsi="Times New Roman" w:cs="Times New Roman"/>
          <w:sz w:val="24"/>
          <w:szCs w:val="24"/>
        </w:rPr>
        <w:t>），由页面自行处理状态栏与顶栏。</w:t>
      </w:r>
    </w:p>
    <w:p w14:paraId="7CC5A411" w14:textId="77777777" w:rsidR="001F2CE5" w:rsidRDefault="001F2CE5" w:rsidP="001F2CE5">
      <w:pPr>
        <w:widowControl/>
        <w:spacing w:line="360" w:lineRule="auto"/>
        <w:ind w:firstLineChars="200" w:firstLine="482"/>
        <w:rPr>
          <w:rFonts w:ascii="Times New Roman" w:eastAsia="宋体" w:hAnsi="Times New Roman" w:cs="Times New Roman"/>
          <w:sz w:val="24"/>
          <w:szCs w:val="24"/>
        </w:rPr>
      </w:pPr>
      <w:r w:rsidRPr="001F2CE5">
        <w:rPr>
          <w:rFonts w:ascii="Times New Roman" w:eastAsia="宋体" w:hAnsi="Times New Roman" w:cs="Times New Roman"/>
          <w:b/>
          <w:bCs/>
          <w:sz w:val="24"/>
          <w:szCs w:val="24"/>
        </w:rPr>
        <w:t>组件层（</w:t>
      </w:r>
      <w:r w:rsidRPr="001F2CE5">
        <w:rPr>
          <w:rFonts w:ascii="Times New Roman" w:eastAsia="宋体" w:hAnsi="Times New Roman" w:cs="Times New Roman"/>
          <w:b/>
          <w:bCs/>
          <w:sz w:val="24"/>
          <w:szCs w:val="24"/>
        </w:rPr>
        <w:t>components/</w:t>
      </w:r>
      <w:r w:rsidRPr="001F2CE5">
        <w:rPr>
          <w:rFonts w:ascii="Times New Roman" w:eastAsia="宋体" w:hAnsi="Times New Roman" w:cs="Times New Roman"/>
          <w:b/>
          <w:bCs/>
          <w:sz w:val="24"/>
          <w:szCs w:val="24"/>
        </w:rPr>
        <w:t>）</w:t>
      </w:r>
    </w:p>
    <w:p w14:paraId="2392F9E2" w14:textId="0739D055" w:rsidR="001F2CE5" w:rsidRDefault="001F2CE5" w:rsidP="001F2CE5">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1.</w:t>
      </w:r>
      <w:r w:rsidRPr="001F2CE5">
        <w:rPr>
          <w:rFonts w:ascii="Times New Roman" w:eastAsia="宋体" w:hAnsi="Times New Roman" w:cs="Times New Roman"/>
          <w:b/>
          <w:bCs/>
          <w:sz w:val="24"/>
          <w:szCs w:val="24"/>
        </w:rPr>
        <w:t>首页域</w:t>
      </w:r>
      <w:r w:rsidRPr="001F2CE5">
        <w:rPr>
          <w:rFonts w:ascii="Times New Roman" w:eastAsia="宋体" w:hAnsi="Times New Roman" w:cs="Times New Roman"/>
          <w:sz w:val="24"/>
          <w:szCs w:val="24"/>
        </w:rPr>
        <w:t>：顶栏（城市、搜索、快捷入口）、地图容器、站点卡片、可拖拽抽屉、筛选弹窗、短途</w:t>
      </w:r>
      <w:proofErr w:type="gramStart"/>
      <w:r w:rsidRPr="001F2CE5">
        <w:rPr>
          <w:rFonts w:ascii="Times New Roman" w:eastAsia="宋体" w:hAnsi="Times New Roman" w:cs="Times New Roman"/>
          <w:sz w:val="24"/>
          <w:szCs w:val="24"/>
        </w:rPr>
        <w:t>规划弹窗等</w:t>
      </w:r>
      <w:proofErr w:type="gramEnd"/>
      <w:r w:rsidRPr="001F2CE5">
        <w:rPr>
          <w:rFonts w:ascii="Times New Roman" w:eastAsia="宋体" w:hAnsi="Times New Roman" w:cs="Times New Roman"/>
          <w:sz w:val="24"/>
          <w:szCs w:val="24"/>
        </w:rPr>
        <w:t>。</w:t>
      </w:r>
    </w:p>
    <w:p w14:paraId="4799F665" w14:textId="46DADE7C" w:rsidR="001F2CE5" w:rsidRDefault="001F2CE5" w:rsidP="001F2CE5">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2.</w:t>
      </w:r>
      <w:r w:rsidRPr="001F2CE5">
        <w:rPr>
          <w:rFonts w:ascii="Times New Roman" w:eastAsia="宋体" w:hAnsi="Times New Roman" w:cs="Times New Roman"/>
          <w:b/>
          <w:bCs/>
          <w:sz w:val="24"/>
          <w:szCs w:val="24"/>
        </w:rPr>
        <w:t>个人中心域</w:t>
      </w:r>
      <w:r w:rsidRPr="001F2CE5">
        <w:rPr>
          <w:rFonts w:ascii="Times New Roman" w:eastAsia="宋体" w:hAnsi="Times New Roman" w:cs="Times New Roman"/>
          <w:sz w:val="24"/>
          <w:szCs w:val="24"/>
        </w:rPr>
        <w:t>：资料头、工具宫格等。</w:t>
      </w:r>
    </w:p>
    <w:p w14:paraId="0F68186B" w14:textId="77777777" w:rsidR="00451181" w:rsidRDefault="001F2CE5"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3.</w:t>
      </w:r>
      <w:r w:rsidRPr="001F2CE5">
        <w:rPr>
          <w:rFonts w:ascii="Times New Roman" w:eastAsia="宋体" w:hAnsi="Times New Roman" w:cs="Times New Roman"/>
          <w:b/>
          <w:bCs/>
          <w:sz w:val="24"/>
          <w:szCs w:val="24"/>
        </w:rPr>
        <w:t>全局导航</w:t>
      </w:r>
      <w:r w:rsidRPr="001F2CE5">
        <w:rPr>
          <w:rFonts w:ascii="Times New Roman" w:eastAsia="宋体" w:hAnsi="Times New Roman" w:cs="Times New Roman"/>
          <w:sz w:val="24"/>
          <w:szCs w:val="24"/>
        </w:rPr>
        <w:t>：自定义底部</w:t>
      </w:r>
      <w:r w:rsidRPr="001F2CE5">
        <w:rPr>
          <w:rFonts w:ascii="Times New Roman" w:eastAsia="宋体" w:hAnsi="Times New Roman" w:cs="Times New Roman"/>
          <w:sz w:val="24"/>
          <w:szCs w:val="24"/>
        </w:rPr>
        <w:t> </w:t>
      </w:r>
      <w:proofErr w:type="spellStart"/>
      <w:r w:rsidRPr="001F2CE5">
        <w:rPr>
          <w:rFonts w:ascii="Times New Roman" w:eastAsia="宋体" w:hAnsi="Times New Roman" w:cs="Times New Roman"/>
          <w:sz w:val="24"/>
          <w:szCs w:val="24"/>
        </w:rPr>
        <w:t>CustomTabBar</w:t>
      </w:r>
      <w:proofErr w:type="spellEnd"/>
      <w:r w:rsidRPr="001F2CE5">
        <w:rPr>
          <w:rFonts w:ascii="Times New Roman" w:eastAsia="宋体" w:hAnsi="Times New Roman" w:cs="Times New Roman"/>
          <w:sz w:val="24"/>
          <w:szCs w:val="24"/>
        </w:rPr>
        <w:t>，统一主导航与中间「抽屉联动」入口。</w:t>
      </w:r>
    </w:p>
    <w:p w14:paraId="2CCF7556" w14:textId="77777777" w:rsidR="00451181" w:rsidRDefault="001F2CE5" w:rsidP="00451181">
      <w:pPr>
        <w:widowControl/>
        <w:spacing w:line="360" w:lineRule="auto"/>
        <w:ind w:firstLineChars="200" w:firstLine="482"/>
        <w:rPr>
          <w:rFonts w:ascii="Times New Roman" w:eastAsia="宋体" w:hAnsi="Times New Roman" w:cs="Times New Roman"/>
          <w:sz w:val="24"/>
          <w:szCs w:val="24"/>
        </w:rPr>
      </w:pPr>
      <w:r w:rsidRPr="001F2CE5">
        <w:rPr>
          <w:rFonts w:ascii="Times New Roman" w:eastAsia="宋体" w:hAnsi="Times New Roman" w:cs="Times New Roman"/>
          <w:b/>
          <w:bCs/>
          <w:sz w:val="24"/>
          <w:szCs w:val="24"/>
        </w:rPr>
        <w:lastRenderedPageBreak/>
        <w:t>服务与工具层</w:t>
      </w:r>
    </w:p>
    <w:p w14:paraId="02322733" w14:textId="4F5932CA" w:rsidR="00451181"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1.</w:t>
      </w:r>
      <w:r w:rsidR="001F2CE5" w:rsidRPr="001F2CE5">
        <w:rPr>
          <w:rFonts w:ascii="Times New Roman" w:eastAsia="宋体" w:hAnsi="Times New Roman" w:cs="Times New Roman"/>
          <w:b/>
          <w:bCs/>
          <w:sz w:val="24"/>
          <w:szCs w:val="24"/>
        </w:rPr>
        <w:t>api/</w:t>
      </w:r>
      <w:r w:rsidR="001F2CE5" w:rsidRPr="001F2CE5">
        <w:rPr>
          <w:rFonts w:ascii="Times New Roman" w:eastAsia="宋体" w:hAnsi="Times New Roman" w:cs="Times New Roman"/>
          <w:sz w:val="24"/>
          <w:szCs w:val="24"/>
        </w:rPr>
        <w:t>：按业务封装</w:t>
      </w:r>
      <w:r w:rsidR="001F2CE5" w:rsidRPr="001F2CE5">
        <w:rPr>
          <w:rFonts w:ascii="Times New Roman" w:eastAsia="宋体" w:hAnsi="Times New Roman" w:cs="Times New Roman"/>
          <w:sz w:val="24"/>
          <w:szCs w:val="24"/>
        </w:rPr>
        <w:t xml:space="preserve"> HTTP </w:t>
      </w:r>
      <w:r w:rsidR="001F2CE5" w:rsidRPr="001F2CE5">
        <w:rPr>
          <w:rFonts w:ascii="Times New Roman" w:eastAsia="宋体" w:hAnsi="Times New Roman" w:cs="Times New Roman"/>
          <w:sz w:val="24"/>
          <w:szCs w:val="24"/>
        </w:rPr>
        <w:t>接口（私桩检索、分页、</w:t>
      </w:r>
      <w:proofErr w:type="gramStart"/>
      <w:r w:rsidR="001F2CE5" w:rsidRPr="001F2CE5">
        <w:rPr>
          <w:rFonts w:ascii="Times New Roman" w:eastAsia="宋体" w:hAnsi="Times New Roman" w:cs="Times New Roman"/>
          <w:sz w:val="24"/>
          <w:szCs w:val="24"/>
        </w:rPr>
        <w:t>附近公桩</w:t>
      </w:r>
      <w:proofErr w:type="gramEnd"/>
      <w:r w:rsidR="001F2CE5" w:rsidRPr="001F2CE5">
        <w:rPr>
          <w:rFonts w:ascii="Times New Roman" w:eastAsia="宋体" w:hAnsi="Times New Roman" w:cs="Times New Roman"/>
          <w:sz w:val="24"/>
          <w:szCs w:val="24"/>
        </w:rPr>
        <w:t>、会话消息等），页面不直接拼路径。</w:t>
      </w:r>
    </w:p>
    <w:p w14:paraId="05C4209B" w14:textId="5396F509" w:rsidR="001F2CE5" w:rsidRPr="001F2CE5"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2.</w:t>
      </w:r>
      <w:r w:rsidR="001F2CE5" w:rsidRPr="001F2CE5">
        <w:rPr>
          <w:rFonts w:ascii="Times New Roman" w:eastAsia="宋体" w:hAnsi="Times New Roman" w:cs="Times New Roman"/>
          <w:b/>
          <w:bCs/>
          <w:sz w:val="24"/>
          <w:szCs w:val="24"/>
        </w:rPr>
        <w:t>utils/</w:t>
      </w:r>
      <w:r w:rsidR="001F2CE5" w:rsidRPr="001F2CE5">
        <w:rPr>
          <w:rFonts w:ascii="Times New Roman" w:eastAsia="宋体" w:hAnsi="Times New Roman" w:cs="Times New Roman"/>
          <w:sz w:val="24"/>
          <w:szCs w:val="24"/>
        </w:rPr>
        <w:t>：请求封装、校验等通用能力。</w:t>
      </w:r>
    </w:p>
    <w:p w14:paraId="7E0C8321" w14:textId="00DB8DE2" w:rsidR="00451181" w:rsidRPr="00451181" w:rsidRDefault="001F2CE5" w:rsidP="00451181">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w:t>
      </w:r>
      <w:r w:rsidR="00451181">
        <w:rPr>
          <w:rFonts w:ascii="黑体" w:eastAsia="黑体" w:hAnsi="黑体" w:cs="Times New Roman" w:hint="eastAsia"/>
          <w:sz w:val="28"/>
          <w:szCs w:val="28"/>
        </w:rPr>
        <w:t>3</w:t>
      </w:r>
      <w:r w:rsidRPr="00451181">
        <w:rPr>
          <w:rFonts w:ascii="黑体" w:eastAsia="黑体" w:hAnsi="黑体" w:cs="Times New Roman"/>
          <w:sz w:val="28"/>
          <w:szCs w:val="28"/>
        </w:rPr>
        <w:t>.4 核心模块设计要点</w:t>
      </w:r>
    </w:p>
    <w:p w14:paraId="1A07E80E" w14:textId="25223A59" w:rsidR="00451181"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1.</w:t>
      </w:r>
      <w:r w:rsidR="001F2CE5" w:rsidRPr="001F2CE5">
        <w:rPr>
          <w:rFonts w:ascii="Times New Roman" w:eastAsia="宋体" w:hAnsi="Times New Roman" w:cs="Times New Roman"/>
          <w:b/>
          <w:bCs/>
          <w:sz w:val="24"/>
          <w:szCs w:val="24"/>
        </w:rPr>
        <w:t>首页地图与列表融合</w:t>
      </w:r>
    </w:p>
    <w:p w14:paraId="0B9FA035" w14:textId="77777777" w:rsidR="00451181" w:rsidRDefault="001F2CE5" w:rsidP="00451181">
      <w:pPr>
        <w:widowControl/>
        <w:spacing w:line="360" w:lineRule="auto"/>
        <w:ind w:firstLineChars="200" w:firstLine="480"/>
        <w:rPr>
          <w:rFonts w:ascii="Times New Roman" w:eastAsia="宋体" w:hAnsi="Times New Roman" w:cs="Times New Roman"/>
          <w:b/>
          <w:bCs/>
          <w:sz w:val="28"/>
          <w:szCs w:val="28"/>
        </w:rPr>
      </w:pPr>
      <w:r w:rsidRPr="001F2CE5">
        <w:rPr>
          <w:rFonts w:ascii="Times New Roman" w:eastAsia="宋体" w:hAnsi="Times New Roman" w:cs="Times New Roman"/>
          <w:sz w:val="24"/>
          <w:szCs w:val="24"/>
        </w:rPr>
        <w:t>私桩与公</w:t>
      </w:r>
      <w:proofErr w:type="gramStart"/>
      <w:r w:rsidRPr="001F2CE5">
        <w:rPr>
          <w:rFonts w:ascii="Times New Roman" w:eastAsia="宋体" w:hAnsi="Times New Roman" w:cs="Times New Roman"/>
          <w:sz w:val="24"/>
          <w:szCs w:val="24"/>
        </w:rPr>
        <w:t>桩分别</w:t>
      </w:r>
      <w:proofErr w:type="gramEnd"/>
      <w:r w:rsidRPr="001F2CE5">
        <w:rPr>
          <w:rFonts w:ascii="Times New Roman" w:eastAsia="宋体" w:hAnsi="Times New Roman" w:cs="Times New Roman"/>
          <w:sz w:val="24"/>
          <w:szCs w:val="24"/>
        </w:rPr>
        <w:t>维护标记与列表数据，前端通过计算属性</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合并</w:t>
      </w:r>
      <w:r w:rsidRPr="001F2CE5">
        <w:rPr>
          <w:rFonts w:ascii="Times New Roman" w:eastAsia="宋体" w:hAnsi="Times New Roman" w:cs="Times New Roman"/>
          <w:b/>
          <w:bCs/>
          <w:sz w:val="24"/>
          <w:szCs w:val="24"/>
        </w:rPr>
        <w:t xml:space="preserve"> markers </w:t>
      </w:r>
      <w:r w:rsidRPr="001F2CE5">
        <w:rPr>
          <w:rFonts w:ascii="Times New Roman" w:eastAsia="宋体" w:hAnsi="Times New Roman" w:cs="Times New Roman"/>
          <w:b/>
          <w:bCs/>
          <w:sz w:val="24"/>
          <w:szCs w:val="24"/>
        </w:rPr>
        <w:t>与</w:t>
      </w:r>
      <w:r w:rsidRPr="001F2CE5">
        <w:rPr>
          <w:rFonts w:ascii="Times New Roman" w:eastAsia="宋体" w:hAnsi="Times New Roman" w:cs="Times New Roman"/>
          <w:b/>
          <w:bCs/>
          <w:sz w:val="24"/>
          <w:szCs w:val="24"/>
        </w:rPr>
        <w:t xml:space="preserve"> </w:t>
      </w:r>
      <w:proofErr w:type="spellStart"/>
      <w:r w:rsidRPr="001F2CE5">
        <w:rPr>
          <w:rFonts w:ascii="Times New Roman" w:eastAsia="宋体" w:hAnsi="Times New Roman" w:cs="Times New Roman"/>
          <w:b/>
          <w:bCs/>
          <w:sz w:val="24"/>
          <w:szCs w:val="24"/>
        </w:rPr>
        <w:t>stationList</w:t>
      </w:r>
      <w:proofErr w:type="spellEnd"/>
      <w:r w:rsidRPr="001F2CE5">
        <w:rPr>
          <w:rFonts w:ascii="Times New Roman" w:eastAsia="宋体" w:hAnsi="Times New Roman" w:cs="Times New Roman"/>
          <w:sz w:val="24"/>
          <w:szCs w:val="24"/>
        </w:rPr>
        <w:t>，保证地图上标注与底部抽屉卡片同源；地图区域变化、筛选条件变化时触发相应检索或分页加载。</w:t>
      </w:r>
    </w:p>
    <w:p w14:paraId="18B1B0F4" w14:textId="0879CE65" w:rsidR="00451181"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2.</w:t>
      </w:r>
      <w:r w:rsidR="001F2CE5" w:rsidRPr="001F2CE5">
        <w:rPr>
          <w:rFonts w:ascii="Times New Roman" w:eastAsia="宋体" w:hAnsi="Times New Roman" w:cs="Times New Roman"/>
          <w:b/>
          <w:bCs/>
          <w:sz w:val="24"/>
          <w:szCs w:val="24"/>
        </w:rPr>
        <w:t>筛选与原生地图层级（</w:t>
      </w:r>
      <w:r w:rsidR="001F2CE5" w:rsidRPr="001F2CE5">
        <w:rPr>
          <w:rFonts w:ascii="Times New Roman" w:eastAsia="宋体" w:hAnsi="Times New Roman" w:cs="Times New Roman"/>
          <w:b/>
          <w:bCs/>
          <w:sz w:val="24"/>
          <w:szCs w:val="24"/>
        </w:rPr>
        <w:t>App</w:t>
      </w:r>
      <w:r w:rsidR="001F2CE5" w:rsidRPr="001F2CE5">
        <w:rPr>
          <w:rFonts w:ascii="Times New Roman" w:eastAsia="宋体" w:hAnsi="Times New Roman" w:cs="Times New Roman"/>
          <w:b/>
          <w:bCs/>
          <w:sz w:val="24"/>
          <w:szCs w:val="24"/>
        </w:rPr>
        <w:t>）</w:t>
      </w:r>
    </w:p>
    <w:p w14:paraId="2812F300" w14:textId="77777777" w:rsidR="00451181" w:rsidRDefault="001F2CE5" w:rsidP="00451181">
      <w:pPr>
        <w:widowControl/>
        <w:spacing w:line="360" w:lineRule="auto"/>
        <w:ind w:firstLineChars="200" w:firstLine="480"/>
        <w:rPr>
          <w:rFonts w:ascii="Times New Roman" w:eastAsia="宋体" w:hAnsi="Times New Roman" w:cs="Times New Roman"/>
          <w:b/>
          <w:bCs/>
          <w:sz w:val="28"/>
          <w:szCs w:val="28"/>
        </w:rPr>
      </w:pPr>
      <w:r w:rsidRPr="001F2CE5">
        <w:rPr>
          <w:rFonts w:ascii="Times New Roman" w:eastAsia="宋体" w:hAnsi="Times New Roman" w:cs="Times New Roman"/>
          <w:sz w:val="24"/>
          <w:szCs w:val="24"/>
        </w:rPr>
        <w:t xml:space="preserve">App </w:t>
      </w:r>
      <w:r w:rsidRPr="001F2CE5">
        <w:rPr>
          <w:rFonts w:ascii="Times New Roman" w:eastAsia="宋体" w:hAnsi="Times New Roman" w:cs="Times New Roman"/>
          <w:sz w:val="24"/>
          <w:szCs w:val="24"/>
        </w:rPr>
        <w:t>端地图为原生视图层，易</w:t>
      </w:r>
      <w:proofErr w:type="gramStart"/>
      <w:r w:rsidRPr="001F2CE5">
        <w:rPr>
          <w:rFonts w:ascii="Times New Roman" w:eastAsia="宋体" w:hAnsi="Times New Roman" w:cs="Times New Roman"/>
          <w:sz w:val="24"/>
          <w:szCs w:val="24"/>
        </w:rPr>
        <w:t>出现弹窗被</w:t>
      </w:r>
      <w:proofErr w:type="gramEnd"/>
      <w:r w:rsidRPr="001F2CE5">
        <w:rPr>
          <w:rFonts w:ascii="Times New Roman" w:eastAsia="宋体" w:hAnsi="Times New Roman" w:cs="Times New Roman"/>
          <w:sz w:val="24"/>
          <w:szCs w:val="24"/>
        </w:rPr>
        <w:t>遮挡。设计为：</w:t>
      </w:r>
      <w:proofErr w:type="gramStart"/>
      <w:r w:rsidRPr="001F2CE5">
        <w:rPr>
          <w:rFonts w:ascii="Times New Roman" w:eastAsia="宋体" w:hAnsi="Times New Roman" w:cs="Times New Roman"/>
          <w:b/>
          <w:bCs/>
          <w:sz w:val="24"/>
          <w:szCs w:val="24"/>
        </w:rPr>
        <w:t>筛选弹窗打开</w:t>
      </w:r>
      <w:proofErr w:type="gramEnd"/>
      <w:r w:rsidRPr="001F2CE5">
        <w:rPr>
          <w:rFonts w:ascii="Times New Roman" w:eastAsia="宋体" w:hAnsi="Times New Roman" w:cs="Times New Roman"/>
          <w:b/>
          <w:bCs/>
          <w:sz w:val="24"/>
          <w:szCs w:val="24"/>
        </w:rPr>
        <w:t>时条件卸载地图组件</w:t>
      </w:r>
      <w:r w:rsidRPr="001F2CE5">
        <w:rPr>
          <w:rFonts w:ascii="Times New Roman" w:eastAsia="宋体" w:hAnsi="Times New Roman" w:cs="Times New Roman"/>
          <w:sz w:val="24"/>
          <w:szCs w:val="24"/>
        </w:rPr>
        <w:t>，关闭后再挂载，保证筛选面板可操作、可读。</w:t>
      </w:r>
    </w:p>
    <w:p w14:paraId="610E48C2" w14:textId="5C1FE5A1" w:rsidR="00451181"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3.</w:t>
      </w:r>
      <w:r w:rsidR="001F2CE5" w:rsidRPr="001F2CE5">
        <w:rPr>
          <w:rFonts w:ascii="Times New Roman" w:eastAsia="宋体" w:hAnsi="Times New Roman" w:cs="Times New Roman"/>
          <w:b/>
          <w:bCs/>
          <w:sz w:val="24"/>
          <w:szCs w:val="24"/>
        </w:rPr>
        <w:t>路由与权限</w:t>
      </w:r>
    </w:p>
    <w:p w14:paraId="3FB4872F" w14:textId="77777777" w:rsidR="00451181" w:rsidRDefault="001F2CE5" w:rsidP="00451181">
      <w:pPr>
        <w:widowControl/>
        <w:spacing w:line="360" w:lineRule="auto"/>
        <w:ind w:firstLineChars="200" w:firstLine="480"/>
        <w:rPr>
          <w:rFonts w:ascii="Times New Roman" w:eastAsia="宋体" w:hAnsi="Times New Roman" w:cs="Times New Roman"/>
          <w:b/>
          <w:bCs/>
          <w:sz w:val="28"/>
          <w:szCs w:val="28"/>
        </w:rPr>
      </w:pPr>
      <w:r w:rsidRPr="001F2CE5">
        <w:rPr>
          <w:rFonts w:ascii="Times New Roman" w:eastAsia="宋体" w:hAnsi="Times New Roman" w:cs="Times New Roman"/>
          <w:sz w:val="24"/>
          <w:szCs w:val="24"/>
        </w:rPr>
        <w:t>在应用入口对</w:t>
      </w:r>
      <w:r w:rsidRPr="001F2CE5">
        <w:rPr>
          <w:rFonts w:ascii="Times New Roman" w:eastAsia="宋体" w:hAnsi="Times New Roman" w:cs="Times New Roman"/>
          <w:sz w:val="24"/>
          <w:szCs w:val="24"/>
        </w:rPr>
        <w:t> </w:t>
      </w:r>
      <w:proofErr w:type="spellStart"/>
      <w:r w:rsidRPr="001F2CE5">
        <w:rPr>
          <w:rFonts w:ascii="Times New Roman" w:eastAsia="宋体" w:hAnsi="Times New Roman" w:cs="Times New Roman"/>
          <w:sz w:val="24"/>
          <w:szCs w:val="24"/>
        </w:rPr>
        <w:t>navigateTo</w:t>
      </w:r>
      <w:proofErr w:type="spellEnd"/>
      <w:r w:rsidRPr="001F2CE5">
        <w:rPr>
          <w:rFonts w:ascii="Times New Roman" w:eastAsia="宋体" w:hAnsi="Times New Roman" w:cs="Times New Roman"/>
          <w:sz w:val="24"/>
          <w:szCs w:val="24"/>
        </w:rPr>
        <w:t>、</w:t>
      </w:r>
      <w:proofErr w:type="spellStart"/>
      <w:r w:rsidRPr="001F2CE5">
        <w:rPr>
          <w:rFonts w:ascii="Times New Roman" w:eastAsia="宋体" w:hAnsi="Times New Roman" w:cs="Times New Roman"/>
          <w:sz w:val="24"/>
          <w:szCs w:val="24"/>
        </w:rPr>
        <w:t>redirectTo</w:t>
      </w:r>
      <w:proofErr w:type="spellEnd"/>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等注册拦截：对桩管理、车辆编辑、收藏、充电页、聊天详情等</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需登录路径</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在未登录时</w:t>
      </w:r>
      <w:proofErr w:type="gramStart"/>
      <w:r w:rsidRPr="001F2CE5">
        <w:rPr>
          <w:rFonts w:ascii="Times New Roman" w:eastAsia="宋体" w:hAnsi="Times New Roman" w:cs="Times New Roman"/>
          <w:sz w:val="24"/>
          <w:szCs w:val="24"/>
        </w:rPr>
        <w:t>弹窗引导</w:t>
      </w:r>
      <w:proofErr w:type="gramEnd"/>
      <w:r w:rsidRPr="001F2CE5">
        <w:rPr>
          <w:rFonts w:ascii="Times New Roman" w:eastAsia="宋体" w:hAnsi="Times New Roman" w:cs="Times New Roman"/>
          <w:sz w:val="24"/>
          <w:szCs w:val="24"/>
        </w:rPr>
        <w:t>登录；首页搜索、公桩浏览</w:t>
      </w:r>
      <w:proofErr w:type="gramStart"/>
      <w:r w:rsidRPr="001F2CE5">
        <w:rPr>
          <w:rFonts w:ascii="Times New Roman" w:eastAsia="宋体" w:hAnsi="Times New Roman" w:cs="Times New Roman"/>
          <w:sz w:val="24"/>
          <w:szCs w:val="24"/>
        </w:rPr>
        <w:t>等允许</w:t>
      </w:r>
      <w:proofErr w:type="gramEnd"/>
      <w:r w:rsidRPr="001F2CE5">
        <w:rPr>
          <w:rFonts w:ascii="Times New Roman" w:eastAsia="宋体" w:hAnsi="Times New Roman" w:cs="Times New Roman"/>
          <w:sz w:val="24"/>
          <w:szCs w:val="24"/>
        </w:rPr>
        <w:t>游客使用，降低使用门槛。</w:t>
      </w:r>
    </w:p>
    <w:p w14:paraId="572483AB" w14:textId="3232D681" w:rsidR="00451181" w:rsidRDefault="00451181" w:rsidP="00451181">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4.</w:t>
      </w:r>
      <w:r w:rsidR="001F2CE5" w:rsidRPr="001F2CE5">
        <w:rPr>
          <w:rFonts w:ascii="Times New Roman" w:eastAsia="宋体" w:hAnsi="Times New Roman" w:cs="Times New Roman"/>
          <w:b/>
          <w:bCs/>
          <w:sz w:val="24"/>
          <w:szCs w:val="24"/>
        </w:rPr>
        <w:t>路径规划与人机入口</w:t>
      </w:r>
    </w:p>
    <w:p w14:paraId="4EF6EACE" w14:textId="6C822078" w:rsidR="001F2CE5" w:rsidRPr="00451181" w:rsidRDefault="001F2CE5" w:rsidP="00451181">
      <w:pPr>
        <w:widowControl/>
        <w:spacing w:line="360" w:lineRule="auto"/>
        <w:ind w:firstLineChars="200" w:firstLine="480"/>
        <w:rPr>
          <w:rFonts w:ascii="Times New Roman" w:eastAsia="宋体" w:hAnsi="Times New Roman" w:cs="Times New Roman"/>
          <w:b/>
          <w:bCs/>
          <w:sz w:val="28"/>
          <w:szCs w:val="28"/>
        </w:rPr>
      </w:pPr>
      <w:r w:rsidRPr="001F2CE5">
        <w:rPr>
          <w:rFonts w:ascii="Times New Roman" w:eastAsia="宋体" w:hAnsi="Times New Roman" w:cs="Times New Roman"/>
          <w:sz w:val="24"/>
          <w:szCs w:val="24"/>
        </w:rPr>
        <w:t>首页快捷入口提供「短途</w:t>
      </w:r>
      <w:r w:rsidRPr="001F2CE5">
        <w:rPr>
          <w:rFonts w:ascii="Times New Roman" w:eastAsia="宋体" w:hAnsi="Times New Roman" w:cs="Times New Roman"/>
          <w:sz w:val="24"/>
          <w:szCs w:val="24"/>
        </w:rPr>
        <w:t xml:space="preserve"> / </w:t>
      </w:r>
      <w:r w:rsidRPr="001F2CE5">
        <w:rPr>
          <w:rFonts w:ascii="Times New Roman" w:eastAsia="宋体" w:hAnsi="Times New Roman" w:cs="Times New Roman"/>
          <w:sz w:val="24"/>
          <w:szCs w:val="24"/>
        </w:rPr>
        <w:t>长途」分支：</w:t>
      </w:r>
      <w:proofErr w:type="gramStart"/>
      <w:r w:rsidRPr="001F2CE5">
        <w:rPr>
          <w:rFonts w:ascii="Times New Roman" w:eastAsia="宋体" w:hAnsi="Times New Roman" w:cs="Times New Roman"/>
          <w:sz w:val="24"/>
          <w:szCs w:val="24"/>
        </w:rPr>
        <w:t>短途以弹窗形式</w:t>
      </w:r>
      <w:proofErr w:type="gramEnd"/>
      <w:r w:rsidRPr="001F2CE5">
        <w:rPr>
          <w:rFonts w:ascii="Times New Roman" w:eastAsia="宋体" w:hAnsi="Times New Roman" w:cs="Times New Roman"/>
          <w:sz w:val="24"/>
          <w:szCs w:val="24"/>
        </w:rPr>
        <w:t>发起；长途跳转独立页面，并与选点、结果页等子页面衔接。</w:t>
      </w:r>
    </w:p>
    <w:p w14:paraId="719ACB4E" w14:textId="0E2D39CE" w:rsidR="001F2CE5" w:rsidRPr="00451181" w:rsidRDefault="001F2CE5" w:rsidP="00451181">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w:t>
      </w:r>
      <w:r w:rsidR="00451181">
        <w:rPr>
          <w:rFonts w:ascii="黑体" w:eastAsia="黑体" w:hAnsi="黑体" w:cs="Times New Roman" w:hint="eastAsia"/>
          <w:sz w:val="28"/>
          <w:szCs w:val="28"/>
        </w:rPr>
        <w:t>3</w:t>
      </w:r>
      <w:r w:rsidRPr="00451181">
        <w:rPr>
          <w:rFonts w:ascii="黑体" w:eastAsia="黑体" w:hAnsi="黑体" w:cs="Times New Roman"/>
          <w:sz w:val="28"/>
          <w:szCs w:val="28"/>
        </w:rPr>
        <w:t>.5 数据交互约定</w:t>
      </w:r>
    </w:p>
    <w:p w14:paraId="5A7673CF" w14:textId="77777777" w:rsidR="001F2CE5" w:rsidRPr="001F2CE5" w:rsidRDefault="001F2CE5" w:rsidP="001F2CE5">
      <w:pPr>
        <w:widowControl/>
        <w:spacing w:line="360" w:lineRule="auto"/>
        <w:ind w:firstLineChars="200" w:firstLine="480"/>
        <w:rPr>
          <w:rFonts w:ascii="Times New Roman" w:eastAsia="宋体" w:hAnsi="Times New Roman" w:cs="Times New Roman"/>
          <w:sz w:val="24"/>
          <w:szCs w:val="24"/>
        </w:rPr>
      </w:pPr>
      <w:r w:rsidRPr="001F2CE5">
        <w:rPr>
          <w:rFonts w:ascii="Times New Roman" w:eastAsia="宋体" w:hAnsi="Times New Roman" w:cs="Times New Roman"/>
          <w:sz w:val="24"/>
          <w:szCs w:val="24"/>
        </w:rPr>
        <w:t>请求经统一封装携带</w:t>
      </w:r>
      <w:r w:rsidRPr="001F2CE5">
        <w:rPr>
          <w:rFonts w:ascii="Times New Roman" w:eastAsia="宋体" w:hAnsi="Times New Roman" w:cs="Times New Roman"/>
          <w:sz w:val="24"/>
          <w:szCs w:val="24"/>
        </w:rPr>
        <w:t> Authorization</w:t>
      </w:r>
      <w:r w:rsidRPr="001F2CE5">
        <w:rPr>
          <w:rFonts w:ascii="Times New Roman" w:eastAsia="宋体" w:hAnsi="Times New Roman" w:cs="Times New Roman"/>
          <w:sz w:val="24"/>
          <w:szCs w:val="24"/>
        </w:rPr>
        <w:t>；响应层对</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空</w:t>
      </w:r>
      <w:r w:rsidRPr="001F2CE5">
        <w:rPr>
          <w:rFonts w:ascii="Times New Roman" w:eastAsia="宋体" w:hAnsi="Times New Roman" w:cs="Times New Roman"/>
          <w:b/>
          <w:bCs/>
          <w:sz w:val="24"/>
          <w:szCs w:val="24"/>
        </w:rPr>
        <w:t xml:space="preserve"> body</w:t>
      </w:r>
      <w:r w:rsidRPr="001F2CE5">
        <w:rPr>
          <w:rFonts w:ascii="Times New Roman" w:eastAsia="宋体" w:hAnsi="Times New Roman" w:cs="Times New Roman"/>
          <w:b/>
          <w:bCs/>
          <w:sz w:val="24"/>
          <w:szCs w:val="24"/>
        </w:rPr>
        <w:t>、</w:t>
      </w:r>
      <w:r w:rsidRPr="001F2CE5">
        <w:rPr>
          <w:rFonts w:ascii="Times New Roman" w:eastAsia="宋体" w:hAnsi="Times New Roman" w:cs="Times New Roman"/>
          <w:b/>
          <w:bCs/>
          <w:sz w:val="24"/>
          <w:szCs w:val="24"/>
        </w:rPr>
        <w:t xml:space="preserve">HTTP </w:t>
      </w:r>
      <w:r w:rsidRPr="001F2CE5">
        <w:rPr>
          <w:rFonts w:ascii="Times New Roman" w:eastAsia="宋体" w:hAnsi="Times New Roman" w:cs="Times New Roman"/>
          <w:b/>
          <w:bCs/>
          <w:sz w:val="24"/>
          <w:szCs w:val="24"/>
        </w:rPr>
        <w:t>状态码与业务</w:t>
      </w:r>
      <w:r w:rsidRPr="001F2CE5">
        <w:rPr>
          <w:rFonts w:ascii="Times New Roman" w:eastAsia="宋体" w:hAnsi="Times New Roman" w:cs="Times New Roman"/>
          <w:b/>
          <w:bCs/>
          <w:sz w:val="24"/>
          <w:szCs w:val="24"/>
        </w:rPr>
        <w:t xml:space="preserve"> code</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做兼容，减少各页重复判断。接口基准地址</w:t>
      </w:r>
      <w:proofErr w:type="gramStart"/>
      <w:r w:rsidRPr="001F2CE5">
        <w:rPr>
          <w:rFonts w:ascii="Times New Roman" w:eastAsia="宋体" w:hAnsi="Times New Roman" w:cs="Times New Roman"/>
          <w:sz w:val="24"/>
          <w:szCs w:val="24"/>
        </w:rPr>
        <w:t>按环境</w:t>
      </w:r>
      <w:proofErr w:type="gramEnd"/>
      <w:r w:rsidRPr="001F2CE5">
        <w:rPr>
          <w:rFonts w:ascii="Times New Roman" w:eastAsia="宋体" w:hAnsi="Times New Roman" w:cs="Times New Roman"/>
          <w:sz w:val="24"/>
          <w:szCs w:val="24"/>
        </w:rPr>
        <w:t>区分（开发可为局域网</w:t>
      </w:r>
      <w:r w:rsidRPr="001F2CE5">
        <w:rPr>
          <w:rFonts w:ascii="Times New Roman" w:eastAsia="宋体" w:hAnsi="Times New Roman" w:cs="Times New Roman"/>
          <w:sz w:val="24"/>
          <w:szCs w:val="24"/>
        </w:rPr>
        <w:t xml:space="preserve"> IP </w:t>
      </w:r>
      <w:r w:rsidRPr="001F2CE5">
        <w:rPr>
          <w:rFonts w:ascii="Times New Roman" w:eastAsia="宋体" w:hAnsi="Times New Roman" w:cs="Times New Roman"/>
          <w:sz w:val="24"/>
          <w:szCs w:val="24"/>
        </w:rPr>
        <w:t>或本地服务），文档与工程中需注明切换方式。</w:t>
      </w:r>
    </w:p>
    <w:p w14:paraId="0D45AB70" w14:textId="6465CA86" w:rsidR="001F2CE5" w:rsidRPr="00451181" w:rsidRDefault="001F2CE5" w:rsidP="00451181">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w:t>
      </w:r>
      <w:r w:rsidR="00451181">
        <w:rPr>
          <w:rFonts w:ascii="黑体" w:eastAsia="黑体" w:hAnsi="黑体" w:cs="Times New Roman" w:hint="eastAsia"/>
          <w:sz w:val="28"/>
          <w:szCs w:val="28"/>
        </w:rPr>
        <w:t>3</w:t>
      </w:r>
      <w:r w:rsidRPr="00451181">
        <w:rPr>
          <w:rFonts w:ascii="黑体" w:eastAsia="黑体" w:hAnsi="黑体" w:cs="Times New Roman"/>
          <w:sz w:val="28"/>
          <w:szCs w:val="28"/>
        </w:rPr>
        <w:t>.6 小结</w:t>
      </w:r>
    </w:p>
    <w:p w14:paraId="44CE95FE" w14:textId="77777777" w:rsidR="001F2CE5" w:rsidRDefault="001F2CE5" w:rsidP="001F2CE5">
      <w:pPr>
        <w:widowControl/>
        <w:spacing w:line="360" w:lineRule="auto"/>
        <w:ind w:firstLineChars="200" w:firstLine="480"/>
        <w:rPr>
          <w:rFonts w:ascii="Times New Roman" w:eastAsia="宋体" w:hAnsi="Times New Roman" w:cs="Times New Roman"/>
          <w:sz w:val="24"/>
          <w:szCs w:val="24"/>
        </w:rPr>
      </w:pPr>
      <w:r w:rsidRPr="001F2CE5">
        <w:rPr>
          <w:rFonts w:ascii="Times New Roman" w:eastAsia="宋体" w:hAnsi="Times New Roman" w:cs="Times New Roman"/>
          <w:sz w:val="24"/>
          <w:szCs w:val="24"/>
        </w:rPr>
        <w:t>本系统前端以</w:t>
      </w:r>
      <w:r w:rsidRPr="001F2CE5">
        <w:rPr>
          <w:rFonts w:ascii="Times New Roman" w:eastAsia="宋体" w:hAnsi="Times New Roman" w:cs="Times New Roman"/>
          <w:sz w:val="24"/>
          <w:szCs w:val="24"/>
        </w:rPr>
        <w:t> </w:t>
      </w:r>
      <w:proofErr w:type="spellStart"/>
      <w:r w:rsidRPr="001F2CE5">
        <w:rPr>
          <w:rFonts w:ascii="Times New Roman" w:eastAsia="宋体" w:hAnsi="Times New Roman" w:cs="Times New Roman"/>
          <w:b/>
          <w:bCs/>
          <w:sz w:val="24"/>
          <w:szCs w:val="24"/>
        </w:rPr>
        <w:t>uni</w:t>
      </w:r>
      <w:proofErr w:type="spellEnd"/>
      <w:r w:rsidRPr="001F2CE5">
        <w:rPr>
          <w:rFonts w:ascii="Times New Roman" w:eastAsia="宋体" w:hAnsi="Times New Roman" w:cs="Times New Roman"/>
          <w:b/>
          <w:bCs/>
          <w:sz w:val="24"/>
          <w:szCs w:val="24"/>
        </w:rPr>
        <w:t>-app + Vue 3</w:t>
      </w:r>
      <w:r w:rsidRPr="001F2CE5">
        <w:rPr>
          <w:rFonts w:ascii="Times New Roman" w:eastAsia="宋体" w:hAnsi="Times New Roman" w:cs="Times New Roman"/>
          <w:sz w:val="24"/>
          <w:szCs w:val="24"/>
        </w:rPr>
        <w:t> </w:t>
      </w:r>
      <w:proofErr w:type="gramStart"/>
      <w:r w:rsidRPr="001F2CE5">
        <w:rPr>
          <w:rFonts w:ascii="Times New Roman" w:eastAsia="宋体" w:hAnsi="Times New Roman" w:cs="Times New Roman"/>
          <w:sz w:val="24"/>
          <w:szCs w:val="24"/>
        </w:rPr>
        <w:t>实现跨端客户端</w:t>
      </w:r>
      <w:proofErr w:type="gramEnd"/>
      <w:r w:rsidRPr="001F2CE5">
        <w:rPr>
          <w:rFonts w:ascii="Times New Roman" w:eastAsia="宋体" w:hAnsi="Times New Roman" w:cs="Times New Roman"/>
          <w:sz w:val="24"/>
          <w:szCs w:val="24"/>
        </w:rPr>
        <w:t>，通过</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页面</w:t>
      </w:r>
      <w:r w:rsidRPr="001F2CE5">
        <w:rPr>
          <w:rFonts w:ascii="Times New Roman" w:eastAsia="宋体" w:hAnsi="Times New Roman" w:cs="Times New Roman"/>
          <w:b/>
          <w:bCs/>
          <w:sz w:val="24"/>
          <w:szCs w:val="24"/>
        </w:rPr>
        <w:t>—</w:t>
      </w:r>
      <w:r w:rsidRPr="001F2CE5">
        <w:rPr>
          <w:rFonts w:ascii="Times New Roman" w:eastAsia="宋体" w:hAnsi="Times New Roman" w:cs="Times New Roman"/>
          <w:b/>
          <w:bCs/>
          <w:sz w:val="24"/>
          <w:szCs w:val="24"/>
        </w:rPr>
        <w:t>组件</w:t>
      </w:r>
      <w:r w:rsidRPr="001F2CE5">
        <w:rPr>
          <w:rFonts w:ascii="Times New Roman" w:eastAsia="宋体" w:hAnsi="Times New Roman" w:cs="Times New Roman"/>
          <w:b/>
          <w:bCs/>
          <w:sz w:val="24"/>
          <w:szCs w:val="24"/>
        </w:rPr>
        <w:t>—API</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分层控制复杂度；针对</w:t>
      </w:r>
      <w:r w:rsidRPr="001F2CE5">
        <w:rPr>
          <w:rFonts w:ascii="Times New Roman" w:eastAsia="宋体" w:hAnsi="Times New Roman" w:cs="Times New Roman"/>
          <w:sz w:val="24"/>
          <w:szCs w:val="24"/>
        </w:rPr>
        <w:t> </w:t>
      </w:r>
      <w:r w:rsidRPr="001F2CE5">
        <w:rPr>
          <w:rFonts w:ascii="Times New Roman" w:eastAsia="宋体" w:hAnsi="Times New Roman" w:cs="Times New Roman"/>
          <w:b/>
          <w:bCs/>
          <w:sz w:val="24"/>
          <w:szCs w:val="24"/>
        </w:rPr>
        <w:t>地图与列表双通道展示</w:t>
      </w:r>
      <w:r w:rsidRPr="001F2CE5">
        <w:rPr>
          <w:rFonts w:ascii="Times New Roman" w:eastAsia="宋体" w:hAnsi="Times New Roman" w:cs="Times New Roman"/>
          <w:sz w:val="24"/>
          <w:szCs w:val="24"/>
        </w:rPr>
        <w:t>、</w:t>
      </w:r>
      <w:r w:rsidRPr="001F2CE5">
        <w:rPr>
          <w:rFonts w:ascii="Times New Roman" w:eastAsia="宋体" w:hAnsi="Times New Roman" w:cs="Times New Roman"/>
          <w:b/>
          <w:bCs/>
          <w:sz w:val="24"/>
          <w:szCs w:val="24"/>
        </w:rPr>
        <w:t xml:space="preserve">App </w:t>
      </w:r>
      <w:r w:rsidRPr="001F2CE5">
        <w:rPr>
          <w:rFonts w:ascii="Times New Roman" w:eastAsia="宋体" w:hAnsi="Times New Roman" w:cs="Times New Roman"/>
          <w:b/>
          <w:bCs/>
          <w:sz w:val="24"/>
          <w:szCs w:val="24"/>
        </w:rPr>
        <w:t>地图层级</w:t>
      </w:r>
      <w:r w:rsidRPr="001F2CE5">
        <w:rPr>
          <w:rFonts w:ascii="Times New Roman" w:eastAsia="宋体" w:hAnsi="Times New Roman" w:cs="Times New Roman"/>
          <w:sz w:val="24"/>
          <w:szCs w:val="24"/>
        </w:rPr>
        <w:t>、</w:t>
      </w:r>
      <w:r w:rsidRPr="001F2CE5">
        <w:rPr>
          <w:rFonts w:ascii="Times New Roman" w:eastAsia="宋体" w:hAnsi="Times New Roman" w:cs="Times New Roman"/>
          <w:b/>
          <w:bCs/>
          <w:sz w:val="24"/>
          <w:szCs w:val="24"/>
        </w:rPr>
        <w:t>登录拦截</w:t>
      </w:r>
      <w:r w:rsidRPr="001F2CE5">
        <w:rPr>
          <w:rFonts w:ascii="Times New Roman" w:eastAsia="宋体" w:hAnsi="Times New Roman" w:cs="Times New Roman"/>
          <w:sz w:val="24"/>
          <w:szCs w:val="24"/>
        </w:rPr>
        <w:t> </w:t>
      </w:r>
      <w:r w:rsidRPr="001F2CE5">
        <w:rPr>
          <w:rFonts w:ascii="Times New Roman" w:eastAsia="宋体" w:hAnsi="Times New Roman" w:cs="Times New Roman"/>
          <w:sz w:val="24"/>
          <w:szCs w:val="24"/>
        </w:rPr>
        <w:t>做了专门设计，保证功能完整性与多端可用性。</w:t>
      </w:r>
    </w:p>
    <w:p w14:paraId="59551E65" w14:textId="77777777" w:rsidR="00451181" w:rsidRDefault="00451181" w:rsidP="00451181">
      <w:pPr>
        <w:widowControl/>
        <w:spacing w:line="360" w:lineRule="auto"/>
        <w:rPr>
          <w:rFonts w:ascii="Times New Roman" w:eastAsia="宋体" w:hAnsi="Times New Roman" w:cs="Times New Roman"/>
          <w:sz w:val="24"/>
          <w:szCs w:val="24"/>
        </w:rPr>
      </w:pPr>
    </w:p>
    <w:p w14:paraId="41589AE9" w14:textId="77777777" w:rsidR="00451181" w:rsidRPr="00451181" w:rsidRDefault="00451181" w:rsidP="00451181">
      <w:pPr>
        <w:pStyle w:val="2"/>
      </w:pPr>
      <w:bookmarkStart w:id="42" w:name="_Toc228733108"/>
      <w:r w:rsidRPr="00451181">
        <w:lastRenderedPageBreak/>
        <w:t xml:space="preserve">3.5 </w:t>
      </w:r>
      <w:r w:rsidRPr="00451181">
        <w:t>界面设计</w:t>
      </w:r>
      <w:bookmarkEnd w:id="42"/>
    </w:p>
    <w:p w14:paraId="7F3BA984" w14:textId="77777777" w:rsidR="00451181" w:rsidRPr="00451181" w:rsidRDefault="00451181" w:rsidP="00451181">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3.5.1 编写范围说明</w:t>
      </w:r>
    </w:p>
    <w:p w14:paraId="221D1762" w14:textId="5116C293" w:rsidR="00451181" w:rsidRPr="00451181" w:rsidRDefault="00451181" w:rsidP="00451181">
      <w:pPr>
        <w:widowControl/>
        <w:spacing w:line="360" w:lineRule="auto"/>
        <w:ind w:firstLineChars="200" w:firstLine="480"/>
        <w:rPr>
          <w:rFonts w:ascii="Times New Roman" w:eastAsia="宋体" w:hAnsi="Times New Roman" w:cs="Times New Roman" w:hint="eastAsia"/>
          <w:sz w:val="24"/>
          <w:szCs w:val="24"/>
        </w:rPr>
      </w:pPr>
      <w:r w:rsidRPr="00451181">
        <w:rPr>
          <w:rFonts w:ascii="Times New Roman" w:eastAsia="宋体" w:hAnsi="Times New Roman" w:cs="Times New Roman"/>
          <w:sz w:val="24"/>
          <w:szCs w:val="24"/>
        </w:rPr>
        <w:t>本系统前端包含</w:t>
      </w:r>
      <w:r w:rsidRPr="00451181">
        <w:rPr>
          <w:rFonts w:ascii="Times New Roman" w:eastAsia="宋体" w:hAnsi="Times New Roman" w:cs="Times New Roman"/>
          <w:sz w:val="24"/>
          <w:szCs w:val="24"/>
        </w:rPr>
        <w:t> </w:t>
      </w:r>
      <w:r w:rsidRPr="00451181">
        <w:rPr>
          <w:rFonts w:ascii="Times New Roman" w:eastAsia="宋体" w:hAnsi="Times New Roman" w:cs="Times New Roman"/>
          <w:b/>
          <w:bCs/>
          <w:sz w:val="24"/>
          <w:szCs w:val="24"/>
        </w:rPr>
        <w:t>移动端</w:t>
      </w:r>
      <w:r w:rsidRPr="00451181">
        <w:rPr>
          <w:rFonts w:ascii="Times New Roman" w:eastAsia="宋体" w:hAnsi="Times New Roman" w:cs="Times New Roman"/>
          <w:b/>
          <w:bCs/>
          <w:sz w:val="24"/>
          <w:szCs w:val="24"/>
        </w:rPr>
        <w:t xml:space="preserve"> App</w:t>
      </w:r>
      <w:r w:rsidRPr="00451181">
        <w:rPr>
          <w:rFonts w:ascii="Times New Roman" w:eastAsia="宋体" w:hAnsi="Times New Roman" w:cs="Times New Roman"/>
          <w:b/>
          <w:bCs/>
          <w:sz w:val="24"/>
          <w:szCs w:val="24"/>
        </w:rPr>
        <w:t>（</w:t>
      </w:r>
      <w:proofErr w:type="spellStart"/>
      <w:r w:rsidRPr="00451181">
        <w:rPr>
          <w:rFonts w:ascii="Times New Roman" w:eastAsia="宋体" w:hAnsi="Times New Roman" w:cs="Times New Roman"/>
          <w:b/>
          <w:bCs/>
          <w:sz w:val="24"/>
          <w:szCs w:val="24"/>
        </w:rPr>
        <w:t>uni</w:t>
      </w:r>
      <w:proofErr w:type="spellEnd"/>
      <w:r w:rsidRPr="00451181">
        <w:rPr>
          <w:rFonts w:ascii="Times New Roman" w:eastAsia="宋体" w:hAnsi="Times New Roman" w:cs="Times New Roman"/>
          <w:b/>
          <w:bCs/>
          <w:sz w:val="24"/>
          <w:szCs w:val="24"/>
        </w:rPr>
        <w:t>-app</w:t>
      </w:r>
      <w:r w:rsidRPr="00451181">
        <w:rPr>
          <w:rFonts w:ascii="Times New Roman" w:eastAsia="宋体" w:hAnsi="Times New Roman" w:cs="Times New Roman"/>
          <w:b/>
          <w:bCs/>
          <w:sz w:val="24"/>
          <w:szCs w:val="24"/>
        </w:rPr>
        <w:t>）</w:t>
      </w:r>
      <w:r w:rsidRPr="00451181">
        <w:rPr>
          <w:rFonts w:ascii="Times New Roman" w:eastAsia="宋体" w:hAnsi="Times New Roman" w:cs="Times New Roman"/>
          <w:sz w:val="24"/>
          <w:szCs w:val="24"/>
        </w:rPr>
        <w:t> </w:t>
      </w:r>
      <w:r w:rsidRPr="00451181">
        <w:rPr>
          <w:rFonts w:ascii="Times New Roman" w:eastAsia="宋体" w:hAnsi="Times New Roman" w:cs="Times New Roman"/>
          <w:sz w:val="24"/>
          <w:szCs w:val="24"/>
        </w:rPr>
        <w:t>与</w:t>
      </w:r>
      <w:r w:rsidRPr="00451181">
        <w:rPr>
          <w:rFonts w:ascii="Times New Roman" w:eastAsia="宋体" w:hAnsi="Times New Roman" w:cs="Times New Roman"/>
          <w:sz w:val="24"/>
          <w:szCs w:val="24"/>
        </w:rPr>
        <w:t> </w:t>
      </w:r>
      <w:r w:rsidRPr="00451181">
        <w:rPr>
          <w:rFonts w:ascii="Times New Roman" w:eastAsia="宋体" w:hAnsi="Times New Roman" w:cs="Times New Roman"/>
          <w:b/>
          <w:bCs/>
          <w:sz w:val="24"/>
          <w:szCs w:val="24"/>
        </w:rPr>
        <w:t xml:space="preserve">Web </w:t>
      </w:r>
      <w:r w:rsidRPr="00451181">
        <w:rPr>
          <w:rFonts w:ascii="Times New Roman" w:eastAsia="宋体" w:hAnsi="Times New Roman" w:cs="Times New Roman"/>
          <w:b/>
          <w:bCs/>
          <w:sz w:val="24"/>
          <w:szCs w:val="24"/>
        </w:rPr>
        <w:t>管理端</w:t>
      </w:r>
      <w:r w:rsidRPr="00451181">
        <w:rPr>
          <w:rFonts w:ascii="Times New Roman" w:eastAsia="宋体" w:hAnsi="Times New Roman" w:cs="Times New Roman"/>
          <w:sz w:val="24"/>
          <w:szCs w:val="24"/>
        </w:rPr>
        <w:t> </w:t>
      </w:r>
      <w:r w:rsidRPr="00451181">
        <w:rPr>
          <w:rFonts w:ascii="Times New Roman" w:eastAsia="宋体" w:hAnsi="Times New Roman" w:cs="Times New Roman"/>
          <w:sz w:val="24"/>
          <w:szCs w:val="24"/>
        </w:rPr>
        <w:t>两部分。</w:t>
      </w:r>
    </w:p>
    <w:p w14:paraId="768D58D0" w14:textId="77777777" w:rsidR="00451181" w:rsidRPr="00451181" w:rsidRDefault="00451181" w:rsidP="00451181">
      <w:pPr>
        <w:widowControl/>
        <w:spacing w:line="360" w:lineRule="auto"/>
        <w:rPr>
          <w:rFonts w:ascii="黑体" w:eastAsia="黑体" w:hAnsi="黑体" w:cs="Times New Roman"/>
          <w:sz w:val="28"/>
          <w:szCs w:val="28"/>
        </w:rPr>
      </w:pPr>
      <w:r w:rsidRPr="00451181">
        <w:rPr>
          <w:rFonts w:ascii="黑体" w:eastAsia="黑体" w:hAnsi="黑体" w:cs="Times New Roman"/>
          <w:sz w:val="28"/>
          <w:szCs w:val="28"/>
        </w:rPr>
        <w:t>3.5.2 App 客户端界面设计（</w:t>
      </w:r>
      <w:proofErr w:type="spellStart"/>
      <w:r w:rsidRPr="00451181">
        <w:rPr>
          <w:rFonts w:ascii="黑体" w:eastAsia="黑体" w:hAnsi="黑体" w:cs="Times New Roman"/>
          <w:sz w:val="28"/>
          <w:szCs w:val="28"/>
        </w:rPr>
        <w:t>uni</w:t>
      </w:r>
      <w:proofErr w:type="spellEnd"/>
      <w:r w:rsidRPr="00451181">
        <w:rPr>
          <w:rFonts w:ascii="黑体" w:eastAsia="黑体" w:hAnsi="黑体" w:cs="Times New Roman"/>
          <w:sz w:val="28"/>
          <w:szCs w:val="28"/>
        </w:rPr>
        <w:t>-app）</w:t>
      </w:r>
    </w:p>
    <w:p w14:paraId="27950CFD" w14:textId="77777777" w:rsidR="00451181" w:rsidRPr="00451181" w:rsidRDefault="00451181" w:rsidP="00451181">
      <w:pPr>
        <w:widowControl/>
        <w:spacing w:line="360" w:lineRule="auto"/>
        <w:rPr>
          <w:rFonts w:ascii="黑体" w:eastAsia="黑体" w:hAnsi="黑体" w:cs="Times New Roman"/>
          <w:sz w:val="24"/>
          <w:szCs w:val="24"/>
        </w:rPr>
      </w:pPr>
      <w:r w:rsidRPr="00451181">
        <w:rPr>
          <w:rFonts w:ascii="黑体" w:eastAsia="黑体" w:hAnsi="黑体" w:cs="Times New Roman"/>
          <w:sz w:val="24"/>
          <w:szCs w:val="24"/>
        </w:rPr>
        <w:t>3.5.2.1 设计原则</w:t>
      </w:r>
    </w:p>
    <w:p w14:paraId="1C200F44"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任务优先</w:t>
      </w:r>
      <w:r w:rsidRPr="00451181">
        <w:rPr>
          <w:rFonts w:ascii="Times New Roman" w:eastAsia="宋体" w:hAnsi="Times New Roman" w:cs="Times New Roman"/>
          <w:sz w:val="24"/>
          <w:szCs w:val="24"/>
        </w:rPr>
        <w:t>：首页以「找桩</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看图</w:t>
      </w:r>
      <w:r w:rsidRPr="00451181">
        <w:rPr>
          <w:rFonts w:ascii="Times New Roman" w:eastAsia="宋体" w:hAnsi="Times New Roman" w:cs="Times New Roman"/>
          <w:sz w:val="24"/>
          <w:szCs w:val="24"/>
        </w:rPr>
        <w:t>—</w:t>
      </w:r>
      <w:proofErr w:type="gramStart"/>
      <w:r w:rsidRPr="00451181">
        <w:rPr>
          <w:rFonts w:ascii="Times New Roman" w:eastAsia="宋体" w:hAnsi="Times New Roman" w:cs="Times New Roman"/>
          <w:sz w:val="24"/>
          <w:szCs w:val="24"/>
        </w:rPr>
        <w:t>筛条件</w:t>
      </w:r>
      <w:r w:rsidRPr="00451181">
        <w:rPr>
          <w:rFonts w:ascii="Times New Roman" w:eastAsia="宋体" w:hAnsi="Times New Roman" w:cs="Times New Roman"/>
          <w:sz w:val="24"/>
          <w:szCs w:val="24"/>
        </w:rPr>
        <w:t>—</w:t>
      </w:r>
      <w:proofErr w:type="gramEnd"/>
      <w:r w:rsidRPr="00451181">
        <w:rPr>
          <w:rFonts w:ascii="Times New Roman" w:eastAsia="宋体" w:hAnsi="Times New Roman" w:cs="Times New Roman"/>
          <w:sz w:val="24"/>
          <w:szCs w:val="24"/>
        </w:rPr>
        <w:t>看列表」为主线，地图与底部抽屉协同，减少跳转层级。</w:t>
      </w:r>
    </w:p>
    <w:p w14:paraId="14F676E0"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视觉一致</w:t>
      </w:r>
      <w:r w:rsidRPr="00451181">
        <w:rPr>
          <w:rFonts w:ascii="Times New Roman" w:eastAsia="宋体" w:hAnsi="Times New Roman" w:cs="Times New Roman"/>
          <w:sz w:val="24"/>
          <w:szCs w:val="24"/>
        </w:rPr>
        <w:t>：主色、圆角、间距、底部导航样式在全</w:t>
      </w:r>
      <w:r w:rsidRPr="00451181">
        <w:rPr>
          <w:rFonts w:ascii="Times New Roman" w:eastAsia="宋体" w:hAnsi="Times New Roman" w:cs="Times New Roman"/>
          <w:sz w:val="24"/>
          <w:szCs w:val="24"/>
        </w:rPr>
        <w:t xml:space="preserve"> App </w:t>
      </w:r>
      <w:r w:rsidRPr="00451181">
        <w:rPr>
          <w:rFonts w:ascii="Times New Roman" w:eastAsia="宋体" w:hAnsi="Times New Roman" w:cs="Times New Roman"/>
          <w:sz w:val="24"/>
          <w:szCs w:val="24"/>
        </w:rPr>
        <w:t>内统一；自定义导航栏页面保持顶栏与安全区处理一致。</w:t>
      </w:r>
    </w:p>
    <w:p w14:paraId="4E3B3AAD"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层级清晰</w:t>
      </w:r>
      <w:r w:rsidRPr="00451181">
        <w:rPr>
          <w:rFonts w:ascii="Times New Roman" w:eastAsia="宋体" w:hAnsi="Times New Roman" w:cs="Times New Roman"/>
          <w:sz w:val="24"/>
          <w:szCs w:val="24"/>
        </w:rPr>
        <w:t>：</w:t>
      </w:r>
      <w:proofErr w:type="gramStart"/>
      <w:r w:rsidRPr="00451181">
        <w:rPr>
          <w:rFonts w:ascii="Times New Roman" w:eastAsia="宋体" w:hAnsi="Times New Roman" w:cs="Times New Roman"/>
          <w:sz w:val="24"/>
          <w:szCs w:val="24"/>
        </w:rPr>
        <w:t>固定顶</w:t>
      </w:r>
      <w:proofErr w:type="gramEnd"/>
      <w:r w:rsidRPr="00451181">
        <w:rPr>
          <w:rFonts w:ascii="Times New Roman" w:eastAsia="宋体" w:hAnsi="Times New Roman" w:cs="Times New Roman"/>
          <w:sz w:val="24"/>
          <w:szCs w:val="24"/>
        </w:rPr>
        <w:t>栏</w:t>
      </w:r>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地图或内容区</w:t>
      </w:r>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底部</w:t>
      </w:r>
      <w:r w:rsidRPr="00451181">
        <w:rPr>
          <w:rFonts w:ascii="Times New Roman" w:eastAsia="宋体" w:hAnsi="Times New Roman" w:cs="Times New Roman"/>
          <w:sz w:val="24"/>
          <w:szCs w:val="24"/>
        </w:rPr>
        <w:t xml:space="preserve"> Tab</w:t>
      </w:r>
      <w:r w:rsidRPr="00451181">
        <w:rPr>
          <w:rFonts w:ascii="Times New Roman" w:eastAsia="宋体" w:hAnsi="Times New Roman" w:cs="Times New Roman"/>
          <w:sz w:val="24"/>
          <w:szCs w:val="24"/>
        </w:rPr>
        <w:t>；抽屉、筛选</w:t>
      </w:r>
      <w:proofErr w:type="gramStart"/>
      <w:r w:rsidRPr="00451181">
        <w:rPr>
          <w:rFonts w:ascii="Times New Roman" w:eastAsia="宋体" w:hAnsi="Times New Roman" w:cs="Times New Roman"/>
          <w:sz w:val="24"/>
          <w:szCs w:val="24"/>
        </w:rPr>
        <w:t>弹窗处于</w:t>
      </w:r>
      <w:proofErr w:type="gramEnd"/>
      <w:r w:rsidRPr="00451181">
        <w:rPr>
          <w:rFonts w:ascii="Times New Roman" w:eastAsia="宋体" w:hAnsi="Times New Roman" w:cs="Times New Roman"/>
          <w:sz w:val="24"/>
          <w:szCs w:val="24"/>
        </w:rPr>
        <w:t>较高层级；必要时不挂载原生地图组件，避免遮挡交互（详见前端实现说明）。</w:t>
      </w:r>
    </w:p>
    <w:p w14:paraId="4AC80192" w14:textId="3E13DA11" w:rsidR="00451181" w:rsidRPr="00451181" w:rsidRDefault="00451181" w:rsidP="00451181">
      <w:pPr>
        <w:widowControl/>
        <w:spacing w:line="360" w:lineRule="auto"/>
        <w:ind w:firstLineChars="200" w:firstLine="482"/>
        <w:rPr>
          <w:rFonts w:ascii="Times New Roman" w:eastAsia="宋体" w:hAnsi="Times New Roman" w:cs="Times New Roman" w:hint="eastAsia"/>
          <w:sz w:val="24"/>
          <w:szCs w:val="24"/>
        </w:rPr>
      </w:pPr>
      <w:r w:rsidRPr="00451181">
        <w:rPr>
          <w:rFonts w:ascii="Times New Roman" w:eastAsia="宋体" w:hAnsi="Times New Roman" w:cs="Times New Roman"/>
          <w:b/>
          <w:bCs/>
          <w:sz w:val="24"/>
          <w:szCs w:val="24"/>
        </w:rPr>
        <w:t>适配</w:t>
      </w:r>
      <w:r w:rsidRPr="00451181">
        <w:rPr>
          <w:rFonts w:ascii="Times New Roman" w:eastAsia="宋体" w:hAnsi="Times New Roman" w:cs="Times New Roman"/>
          <w:sz w:val="24"/>
          <w:szCs w:val="24"/>
        </w:rPr>
        <w:t>：状态栏高度与底部安全区（含自定义</w:t>
      </w:r>
      <w:r w:rsidRPr="00451181">
        <w:rPr>
          <w:rFonts w:ascii="Times New Roman" w:eastAsia="宋体" w:hAnsi="Times New Roman" w:cs="Times New Roman"/>
          <w:sz w:val="24"/>
          <w:szCs w:val="24"/>
        </w:rPr>
        <w:t xml:space="preserve"> TabBar</w:t>
      </w:r>
      <w:r w:rsidRPr="00451181">
        <w:rPr>
          <w:rFonts w:ascii="Times New Roman" w:eastAsia="宋体" w:hAnsi="Times New Roman" w:cs="Times New Roman"/>
          <w:sz w:val="24"/>
          <w:szCs w:val="24"/>
        </w:rPr>
        <w:t>）预留，适配异形屏。</w:t>
      </w:r>
    </w:p>
    <w:p w14:paraId="215600BF" w14:textId="75F11DDF" w:rsidR="00451181" w:rsidRPr="00451181" w:rsidRDefault="00451181" w:rsidP="00451181">
      <w:pPr>
        <w:widowControl/>
        <w:spacing w:line="360" w:lineRule="auto"/>
        <w:rPr>
          <w:rFonts w:ascii="黑体" w:eastAsia="黑体" w:hAnsi="黑体" w:cs="Times New Roman" w:hint="eastAsia"/>
          <w:sz w:val="24"/>
          <w:szCs w:val="24"/>
        </w:rPr>
      </w:pPr>
      <w:r w:rsidRPr="00451181">
        <w:rPr>
          <w:rFonts w:ascii="黑体" w:eastAsia="黑体" w:hAnsi="黑体" w:cs="Times New Roman"/>
          <w:sz w:val="24"/>
          <w:szCs w:val="24"/>
        </w:rPr>
        <w:t>3.5.2.2 视觉与组件规范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7207"/>
      </w:tblGrid>
      <w:tr w:rsidR="00451181" w:rsidRPr="00451181" w14:paraId="30E66D13" w14:textId="77777777" w:rsidTr="00451181">
        <w:trPr>
          <w:tblHeader/>
        </w:trPr>
        <w:tc>
          <w:tcPr>
            <w:tcW w:w="0" w:type="auto"/>
            <w:noWrap/>
            <w:tcMar>
              <w:top w:w="75" w:type="dxa"/>
              <w:left w:w="135" w:type="dxa"/>
              <w:bottom w:w="75" w:type="dxa"/>
              <w:right w:w="135" w:type="dxa"/>
            </w:tcMar>
            <w:vAlign w:val="center"/>
            <w:hideMark/>
          </w:tcPr>
          <w:p w14:paraId="1B08DA57" w14:textId="77777777" w:rsidR="00451181" w:rsidRPr="00451181" w:rsidRDefault="00451181" w:rsidP="00451181">
            <w:pPr>
              <w:widowControl/>
              <w:spacing w:line="360" w:lineRule="auto"/>
              <w:jc w:val="center"/>
              <w:rPr>
                <w:rFonts w:ascii="Times New Roman" w:eastAsia="宋体" w:hAnsi="Times New Roman" w:cs="Times New Roman"/>
                <w:b/>
                <w:bCs/>
                <w:sz w:val="24"/>
                <w:szCs w:val="24"/>
              </w:rPr>
            </w:pPr>
            <w:r w:rsidRPr="00451181">
              <w:rPr>
                <w:rFonts w:ascii="Times New Roman" w:eastAsia="宋体" w:hAnsi="Times New Roman" w:cs="Times New Roman"/>
                <w:b/>
                <w:bCs/>
                <w:sz w:val="24"/>
                <w:szCs w:val="24"/>
              </w:rPr>
              <w:t>项目</w:t>
            </w:r>
          </w:p>
        </w:tc>
        <w:tc>
          <w:tcPr>
            <w:tcW w:w="0" w:type="auto"/>
            <w:noWrap/>
            <w:tcMar>
              <w:top w:w="75" w:type="dxa"/>
              <w:left w:w="135" w:type="dxa"/>
              <w:bottom w:w="75" w:type="dxa"/>
              <w:right w:w="135" w:type="dxa"/>
            </w:tcMar>
            <w:vAlign w:val="center"/>
            <w:hideMark/>
          </w:tcPr>
          <w:p w14:paraId="3DAD0004" w14:textId="77777777" w:rsidR="00451181" w:rsidRPr="00451181" w:rsidRDefault="00451181" w:rsidP="00451181">
            <w:pPr>
              <w:widowControl/>
              <w:spacing w:line="360" w:lineRule="auto"/>
              <w:jc w:val="center"/>
              <w:rPr>
                <w:rFonts w:ascii="Times New Roman" w:eastAsia="宋体" w:hAnsi="Times New Roman" w:cs="Times New Roman"/>
                <w:b/>
                <w:bCs/>
                <w:sz w:val="24"/>
                <w:szCs w:val="24"/>
              </w:rPr>
            </w:pPr>
            <w:r w:rsidRPr="00451181">
              <w:rPr>
                <w:rFonts w:ascii="Times New Roman" w:eastAsia="宋体" w:hAnsi="Times New Roman" w:cs="Times New Roman"/>
                <w:b/>
                <w:bCs/>
                <w:sz w:val="24"/>
                <w:szCs w:val="24"/>
              </w:rPr>
              <w:t>说明</w:t>
            </w:r>
          </w:p>
        </w:tc>
      </w:tr>
      <w:tr w:rsidR="00451181" w:rsidRPr="00451181" w14:paraId="4DD3133C" w14:textId="77777777" w:rsidTr="00451181">
        <w:tc>
          <w:tcPr>
            <w:tcW w:w="0" w:type="auto"/>
            <w:tcMar>
              <w:top w:w="75" w:type="dxa"/>
              <w:left w:w="135" w:type="dxa"/>
              <w:bottom w:w="75" w:type="dxa"/>
              <w:right w:w="135" w:type="dxa"/>
            </w:tcMar>
            <w:vAlign w:val="center"/>
            <w:hideMark/>
          </w:tcPr>
          <w:p w14:paraId="12F340A8"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主色</w:t>
            </w:r>
          </w:p>
        </w:tc>
        <w:tc>
          <w:tcPr>
            <w:tcW w:w="0" w:type="auto"/>
            <w:tcMar>
              <w:top w:w="75" w:type="dxa"/>
              <w:left w:w="135" w:type="dxa"/>
              <w:bottom w:w="75" w:type="dxa"/>
              <w:right w:w="135" w:type="dxa"/>
            </w:tcMar>
            <w:vAlign w:val="center"/>
            <w:hideMark/>
          </w:tcPr>
          <w:p w14:paraId="19041CD7"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品牌绿</w:t>
            </w:r>
            <w:r w:rsidRPr="00451181">
              <w:rPr>
                <w:rFonts w:ascii="Times New Roman" w:eastAsia="宋体" w:hAnsi="Times New Roman" w:cs="Times New Roman"/>
                <w:sz w:val="24"/>
                <w:szCs w:val="24"/>
              </w:rPr>
              <w:t> #00D45A</w:t>
            </w:r>
            <w:r w:rsidRPr="00451181">
              <w:rPr>
                <w:rFonts w:ascii="Times New Roman" w:eastAsia="宋体" w:hAnsi="Times New Roman" w:cs="Times New Roman"/>
                <w:sz w:val="24"/>
                <w:szCs w:val="24"/>
              </w:rPr>
              <w:t>，用于选中</w:t>
            </w:r>
            <w:r w:rsidRPr="00451181">
              <w:rPr>
                <w:rFonts w:ascii="Times New Roman" w:eastAsia="宋体" w:hAnsi="Times New Roman" w:cs="Times New Roman"/>
                <w:sz w:val="24"/>
                <w:szCs w:val="24"/>
              </w:rPr>
              <w:t xml:space="preserve"> Tab</w:t>
            </w:r>
            <w:r w:rsidRPr="00451181">
              <w:rPr>
                <w:rFonts w:ascii="Times New Roman" w:eastAsia="宋体" w:hAnsi="Times New Roman" w:cs="Times New Roman"/>
                <w:sz w:val="24"/>
                <w:szCs w:val="24"/>
              </w:rPr>
              <w:t>、主按钮、强调图标及部分渐变</w:t>
            </w:r>
          </w:p>
        </w:tc>
      </w:tr>
      <w:tr w:rsidR="00451181" w:rsidRPr="00451181" w14:paraId="723DEDBF" w14:textId="77777777" w:rsidTr="00451181">
        <w:tc>
          <w:tcPr>
            <w:tcW w:w="0" w:type="auto"/>
            <w:tcMar>
              <w:top w:w="75" w:type="dxa"/>
              <w:left w:w="135" w:type="dxa"/>
              <w:bottom w:w="75" w:type="dxa"/>
              <w:right w:w="135" w:type="dxa"/>
            </w:tcMar>
            <w:vAlign w:val="center"/>
            <w:hideMark/>
          </w:tcPr>
          <w:p w14:paraId="3595C84D"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辅助色</w:t>
            </w:r>
          </w:p>
        </w:tc>
        <w:tc>
          <w:tcPr>
            <w:tcW w:w="0" w:type="auto"/>
            <w:tcMar>
              <w:top w:w="75" w:type="dxa"/>
              <w:left w:w="135" w:type="dxa"/>
              <w:bottom w:w="75" w:type="dxa"/>
              <w:right w:w="135" w:type="dxa"/>
            </w:tcMar>
            <w:vAlign w:val="center"/>
            <w:hideMark/>
          </w:tcPr>
          <w:p w14:paraId="4E321434"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快捷入口等功能区分色（如金黄、青绿、浅蓝等）</w:t>
            </w:r>
          </w:p>
        </w:tc>
      </w:tr>
      <w:tr w:rsidR="00451181" w:rsidRPr="00451181" w14:paraId="6251BCB5" w14:textId="77777777" w:rsidTr="00451181">
        <w:tc>
          <w:tcPr>
            <w:tcW w:w="0" w:type="auto"/>
            <w:tcMar>
              <w:top w:w="75" w:type="dxa"/>
              <w:left w:w="135" w:type="dxa"/>
              <w:bottom w:w="75" w:type="dxa"/>
              <w:right w:w="135" w:type="dxa"/>
            </w:tcMar>
            <w:vAlign w:val="center"/>
            <w:hideMark/>
          </w:tcPr>
          <w:p w14:paraId="4CD6B6F1"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中性色</w:t>
            </w:r>
          </w:p>
        </w:tc>
        <w:tc>
          <w:tcPr>
            <w:tcW w:w="0" w:type="auto"/>
            <w:tcMar>
              <w:top w:w="75" w:type="dxa"/>
              <w:left w:w="135" w:type="dxa"/>
              <w:bottom w:w="75" w:type="dxa"/>
              <w:right w:w="135" w:type="dxa"/>
            </w:tcMar>
            <w:vAlign w:val="center"/>
            <w:hideMark/>
          </w:tcPr>
          <w:p w14:paraId="64350D72"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主文案深灰；次要</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占位文案</w:t>
            </w:r>
            <w:r w:rsidRPr="00451181">
              <w:rPr>
                <w:rFonts w:ascii="Times New Roman" w:eastAsia="宋体" w:hAnsi="Times New Roman" w:cs="Times New Roman"/>
                <w:sz w:val="24"/>
                <w:szCs w:val="24"/>
              </w:rPr>
              <w:t> #999</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#aaa</w:t>
            </w:r>
            <w:r w:rsidRPr="00451181">
              <w:rPr>
                <w:rFonts w:ascii="Times New Roman" w:eastAsia="宋体" w:hAnsi="Times New Roman" w:cs="Times New Roman"/>
                <w:sz w:val="24"/>
                <w:szCs w:val="24"/>
              </w:rPr>
              <w:t>；部分列表页背景</w:t>
            </w:r>
            <w:r w:rsidRPr="00451181">
              <w:rPr>
                <w:rFonts w:ascii="Times New Roman" w:eastAsia="宋体" w:hAnsi="Times New Roman" w:cs="Times New Roman"/>
                <w:sz w:val="24"/>
                <w:szCs w:val="24"/>
              </w:rPr>
              <w:t> #F8F8F8</w:t>
            </w:r>
          </w:p>
        </w:tc>
      </w:tr>
      <w:tr w:rsidR="00451181" w:rsidRPr="00451181" w14:paraId="4B2CD460" w14:textId="77777777" w:rsidTr="00451181">
        <w:tc>
          <w:tcPr>
            <w:tcW w:w="0" w:type="auto"/>
            <w:tcMar>
              <w:top w:w="75" w:type="dxa"/>
              <w:left w:w="135" w:type="dxa"/>
              <w:bottom w:w="75" w:type="dxa"/>
              <w:right w:w="135" w:type="dxa"/>
            </w:tcMar>
            <w:vAlign w:val="center"/>
            <w:hideMark/>
          </w:tcPr>
          <w:p w14:paraId="74C153FA"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首页顶栏</w:t>
            </w:r>
          </w:p>
        </w:tc>
        <w:tc>
          <w:tcPr>
            <w:tcW w:w="0" w:type="auto"/>
            <w:tcMar>
              <w:top w:w="75" w:type="dxa"/>
              <w:left w:w="135" w:type="dxa"/>
              <w:bottom w:w="75" w:type="dxa"/>
              <w:right w:w="135" w:type="dxa"/>
            </w:tcMar>
            <w:vAlign w:val="center"/>
            <w:hideMark/>
          </w:tcPr>
          <w:p w14:paraId="37BF9110"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浅绿至白色纵向渐变背景，传递出行</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能源类产品气质</w:t>
            </w:r>
          </w:p>
        </w:tc>
      </w:tr>
      <w:tr w:rsidR="00451181" w:rsidRPr="00451181" w14:paraId="1BFFD12B" w14:textId="77777777" w:rsidTr="00451181">
        <w:tc>
          <w:tcPr>
            <w:tcW w:w="0" w:type="auto"/>
            <w:tcMar>
              <w:top w:w="75" w:type="dxa"/>
              <w:left w:w="135" w:type="dxa"/>
              <w:bottom w:w="75" w:type="dxa"/>
              <w:right w:w="135" w:type="dxa"/>
            </w:tcMar>
            <w:vAlign w:val="center"/>
            <w:hideMark/>
          </w:tcPr>
          <w:p w14:paraId="11DC3E3F"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搜索</w:t>
            </w:r>
          </w:p>
        </w:tc>
        <w:tc>
          <w:tcPr>
            <w:tcW w:w="0" w:type="auto"/>
            <w:tcMar>
              <w:top w:w="75" w:type="dxa"/>
              <w:left w:w="135" w:type="dxa"/>
              <w:bottom w:w="75" w:type="dxa"/>
              <w:right w:w="135" w:type="dxa"/>
            </w:tcMar>
            <w:vAlign w:val="center"/>
            <w:hideMark/>
          </w:tcPr>
          <w:p w14:paraId="494CA26B"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圆角胶囊搜索框，</w:t>
            </w:r>
            <w:proofErr w:type="gramStart"/>
            <w:r w:rsidRPr="00451181">
              <w:rPr>
                <w:rFonts w:ascii="Times New Roman" w:eastAsia="宋体" w:hAnsi="Times New Roman" w:cs="Times New Roman"/>
                <w:sz w:val="24"/>
                <w:szCs w:val="24"/>
              </w:rPr>
              <w:t>浅色描边贴近</w:t>
            </w:r>
            <w:proofErr w:type="gramEnd"/>
            <w:r w:rsidRPr="00451181">
              <w:rPr>
                <w:rFonts w:ascii="Times New Roman" w:eastAsia="宋体" w:hAnsi="Times New Roman" w:cs="Times New Roman"/>
                <w:sz w:val="24"/>
                <w:szCs w:val="24"/>
              </w:rPr>
              <w:t>主色；占位文案如「搜索充电站、目的地」</w:t>
            </w:r>
          </w:p>
        </w:tc>
      </w:tr>
      <w:tr w:rsidR="00451181" w:rsidRPr="00451181" w14:paraId="43FDA283" w14:textId="77777777" w:rsidTr="00451181">
        <w:tc>
          <w:tcPr>
            <w:tcW w:w="0" w:type="auto"/>
            <w:tcMar>
              <w:top w:w="75" w:type="dxa"/>
              <w:left w:w="135" w:type="dxa"/>
              <w:bottom w:w="75" w:type="dxa"/>
              <w:right w:w="135" w:type="dxa"/>
            </w:tcMar>
            <w:vAlign w:val="center"/>
            <w:hideMark/>
          </w:tcPr>
          <w:p w14:paraId="4008207C"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底部导航</w:t>
            </w:r>
          </w:p>
        </w:tc>
        <w:tc>
          <w:tcPr>
            <w:tcW w:w="0" w:type="auto"/>
            <w:tcMar>
              <w:top w:w="75" w:type="dxa"/>
              <w:left w:w="135" w:type="dxa"/>
              <w:bottom w:w="75" w:type="dxa"/>
              <w:right w:w="135" w:type="dxa"/>
            </w:tcMar>
            <w:vAlign w:val="center"/>
            <w:hideMark/>
          </w:tcPr>
          <w:p w14:paraId="12D301ED"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浅白半透明底</w:t>
            </w:r>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轻阴影；中部圆形渐变主色按钮，用于与首页抽屉联动（展开</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收起）</w:t>
            </w:r>
          </w:p>
        </w:tc>
      </w:tr>
      <w:tr w:rsidR="00451181" w:rsidRPr="00451181" w14:paraId="04CF4044" w14:textId="77777777" w:rsidTr="00451181">
        <w:tc>
          <w:tcPr>
            <w:tcW w:w="0" w:type="auto"/>
            <w:tcMar>
              <w:top w:w="75" w:type="dxa"/>
              <w:left w:w="135" w:type="dxa"/>
              <w:bottom w:w="75" w:type="dxa"/>
              <w:right w:w="135" w:type="dxa"/>
            </w:tcMar>
            <w:vAlign w:val="center"/>
            <w:hideMark/>
          </w:tcPr>
          <w:p w14:paraId="74504504"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图标</w:t>
            </w:r>
          </w:p>
        </w:tc>
        <w:tc>
          <w:tcPr>
            <w:tcW w:w="0" w:type="auto"/>
            <w:tcMar>
              <w:top w:w="75" w:type="dxa"/>
              <w:left w:w="135" w:type="dxa"/>
              <w:bottom w:w="75" w:type="dxa"/>
              <w:right w:w="135" w:type="dxa"/>
            </w:tcMar>
            <w:vAlign w:val="center"/>
            <w:hideMark/>
          </w:tcPr>
          <w:p w14:paraId="4674AAF5" w14:textId="77777777" w:rsidR="00451181" w:rsidRPr="00451181" w:rsidRDefault="00451181" w:rsidP="00451181">
            <w:pPr>
              <w:widowControl/>
              <w:spacing w:line="360" w:lineRule="auto"/>
              <w:jc w:val="center"/>
              <w:rPr>
                <w:rFonts w:ascii="Times New Roman" w:eastAsia="宋体" w:hAnsi="Times New Roman" w:cs="Times New Roman"/>
                <w:sz w:val="24"/>
                <w:szCs w:val="24"/>
              </w:rPr>
            </w:pPr>
            <w:r w:rsidRPr="00451181">
              <w:rPr>
                <w:rFonts w:ascii="Times New Roman" w:eastAsia="宋体" w:hAnsi="Times New Roman" w:cs="Times New Roman"/>
                <w:sz w:val="24"/>
                <w:szCs w:val="24"/>
              </w:rPr>
              <w:t>统一使用</w:t>
            </w:r>
            <w:r w:rsidRPr="00451181">
              <w:rPr>
                <w:rFonts w:ascii="Times New Roman" w:eastAsia="宋体" w:hAnsi="Times New Roman" w:cs="Times New Roman"/>
                <w:sz w:val="24"/>
                <w:szCs w:val="24"/>
              </w:rPr>
              <w:t> </w:t>
            </w:r>
            <w:proofErr w:type="spellStart"/>
            <w:r w:rsidRPr="00451181">
              <w:rPr>
                <w:rFonts w:ascii="Times New Roman" w:eastAsia="宋体" w:hAnsi="Times New Roman" w:cs="Times New Roman"/>
                <w:sz w:val="24"/>
                <w:szCs w:val="24"/>
              </w:rPr>
              <w:t>uni</w:t>
            </w:r>
            <w:proofErr w:type="spellEnd"/>
            <w:r w:rsidRPr="00451181">
              <w:rPr>
                <w:rFonts w:ascii="Times New Roman" w:eastAsia="宋体" w:hAnsi="Times New Roman" w:cs="Times New Roman"/>
                <w:sz w:val="24"/>
                <w:szCs w:val="24"/>
              </w:rPr>
              <w:t>-icons</w:t>
            </w:r>
            <w:r w:rsidRPr="00451181">
              <w:rPr>
                <w:rFonts w:ascii="Times New Roman" w:eastAsia="宋体" w:hAnsi="Times New Roman" w:cs="Times New Roman"/>
                <w:sz w:val="24"/>
                <w:szCs w:val="24"/>
              </w:rPr>
              <w:t>，选中与未选中通过填充</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线框与颜色区分</w:t>
            </w:r>
          </w:p>
        </w:tc>
      </w:tr>
    </w:tbl>
    <w:p w14:paraId="1DE11A37" w14:textId="77777777" w:rsidR="00451181" w:rsidRPr="00451181" w:rsidRDefault="00451181" w:rsidP="00451181">
      <w:pPr>
        <w:widowControl/>
        <w:spacing w:line="360" w:lineRule="auto"/>
        <w:rPr>
          <w:rFonts w:ascii="黑体" w:eastAsia="黑体" w:hAnsi="黑体" w:cs="Times New Roman"/>
          <w:sz w:val="24"/>
          <w:szCs w:val="24"/>
        </w:rPr>
      </w:pPr>
      <w:r w:rsidRPr="00451181">
        <w:rPr>
          <w:rFonts w:ascii="黑体" w:eastAsia="黑体" w:hAnsi="黑体" w:cs="Times New Roman"/>
          <w:sz w:val="24"/>
          <w:szCs w:val="24"/>
        </w:rPr>
        <w:t>3.5.2.3 信息架构（App）</w:t>
      </w:r>
    </w:p>
    <w:p w14:paraId="5FB77B95"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lastRenderedPageBreak/>
        <w:t>底部一级</w:t>
      </w:r>
      <w:r w:rsidRPr="00451181">
        <w:rPr>
          <w:rFonts w:ascii="Times New Roman" w:eastAsia="宋体" w:hAnsi="Times New Roman" w:cs="Times New Roman"/>
          <w:sz w:val="24"/>
          <w:szCs w:val="24"/>
        </w:rPr>
        <w:t>：首页｜论坛｜（中部操作）｜消息｜我的。</w:t>
      </w:r>
    </w:p>
    <w:p w14:paraId="1D0CE789"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首页顶栏快捷</w:t>
      </w:r>
      <w:r w:rsidRPr="00451181">
        <w:rPr>
          <w:rFonts w:ascii="Times New Roman" w:eastAsia="宋体" w:hAnsi="Times New Roman" w:cs="Times New Roman"/>
          <w:sz w:val="24"/>
          <w:szCs w:val="24"/>
        </w:rPr>
        <w:t>：如</w:t>
      </w:r>
      <w:r w:rsidRPr="00451181">
        <w:rPr>
          <w:rFonts w:ascii="Times New Roman" w:eastAsia="宋体" w:hAnsi="Times New Roman" w:cs="Times New Roman"/>
          <w:sz w:val="24"/>
          <w:szCs w:val="24"/>
        </w:rPr>
        <w:t xml:space="preserve"> V2V </w:t>
      </w:r>
      <w:r w:rsidRPr="00451181">
        <w:rPr>
          <w:rFonts w:ascii="Times New Roman" w:eastAsia="宋体" w:hAnsi="Times New Roman" w:cs="Times New Roman"/>
          <w:sz w:val="24"/>
          <w:szCs w:val="24"/>
        </w:rPr>
        <w:t>呼叫、我的预约、智能客服、路径规划（</w:t>
      </w:r>
      <w:proofErr w:type="gramStart"/>
      <w:r w:rsidRPr="00451181">
        <w:rPr>
          <w:rFonts w:ascii="Times New Roman" w:eastAsia="宋体" w:hAnsi="Times New Roman" w:cs="Times New Roman"/>
          <w:sz w:val="24"/>
          <w:szCs w:val="24"/>
        </w:rPr>
        <w:t>短途弹窗</w:t>
      </w:r>
      <w:proofErr w:type="gramEnd"/>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长途页面分支）。</w:t>
      </w:r>
    </w:p>
    <w:p w14:paraId="131B3589"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站点链路</w:t>
      </w:r>
      <w:r w:rsidRPr="00451181">
        <w:rPr>
          <w:rFonts w:ascii="Times New Roman" w:eastAsia="宋体" w:hAnsi="Times New Roman" w:cs="Times New Roman"/>
          <w:sz w:val="24"/>
          <w:szCs w:val="24"/>
        </w:rPr>
        <w:t>：地图</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列表</w:t>
      </w:r>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站点详情</w:t>
      </w:r>
      <w:r w:rsidRPr="00451181">
        <w:rPr>
          <w:rFonts w:ascii="Times New Roman" w:eastAsia="宋体" w:hAnsi="Times New Roman" w:cs="Times New Roman"/>
          <w:sz w:val="24"/>
          <w:szCs w:val="24"/>
        </w:rPr>
        <w:t xml:space="preserve"> → </w:t>
      </w:r>
      <w:r w:rsidRPr="00451181">
        <w:rPr>
          <w:rFonts w:ascii="Times New Roman" w:eastAsia="宋体" w:hAnsi="Times New Roman" w:cs="Times New Roman"/>
          <w:sz w:val="24"/>
          <w:szCs w:val="24"/>
        </w:rPr>
        <w:t>评价、预约、充电中等子页。</w:t>
      </w:r>
    </w:p>
    <w:p w14:paraId="15E1762E"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账号</w:t>
      </w:r>
      <w:r w:rsidRPr="00451181">
        <w:rPr>
          <w:rFonts w:ascii="Times New Roman" w:eastAsia="宋体" w:hAnsi="Times New Roman" w:cs="Times New Roman"/>
          <w:sz w:val="24"/>
          <w:szCs w:val="24"/>
        </w:rPr>
        <w:t>：登录、注册、找回密码；服务协议、隐私政策等。</w:t>
      </w:r>
    </w:p>
    <w:p w14:paraId="057F790A" w14:textId="77777777" w:rsidR="00451181" w:rsidRP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个人中心</w:t>
      </w:r>
      <w:r w:rsidRPr="00451181">
        <w:rPr>
          <w:rFonts w:ascii="Times New Roman" w:eastAsia="宋体" w:hAnsi="Times New Roman" w:cs="Times New Roman"/>
          <w:sz w:val="24"/>
          <w:szCs w:val="24"/>
        </w:rPr>
        <w:t>：资料展示；我的桩、我的车；工具宫格（收藏、设置、客服等）。</w:t>
      </w:r>
    </w:p>
    <w:p w14:paraId="06531C33" w14:textId="77777777" w:rsidR="00451181" w:rsidRPr="00451181" w:rsidRDefault="00451181" w:rsidP="00451181">
      <w:pPr>
        <w:widowControl/>
        <w:spacing w:line="360" w:lineRule="auto"/>
        <w:rPr>
          <w:rFonts w:ascii="黑体" w:eastAsia="黑体" w:hAnsi="黑体" w:cs="Times New Roman"/>
          <w:sz w:val="24"/>
          <w:szCs w:val="24"/>
        </w:rPr>
      </w:pPr>
      <w:r w:rsidRPr="00451181">
        <w:rPr>
          <w:rFonts w:ascii="黑体" w:eastAsia="黑体" w:hAnsi="黑体" w:cs="Times New Roman"/>
          <w:sz w:val="24"/>
          <w:szCs w:val="24"/>
        </w:rPr>
        <w:t>3.5.2.4 主要界面构成</w:t>
      </w:r>
    </w:p>
    <w:p w14:paraId="09A674AB" w14:textId="1C8E8271" w:rsidR="00451181" w:rsidRPr="00183527" w:rsidRDefault="00451181" w:rsidP="00183527">
      <w:pPr>
        <w:pStyle w:val="af5"/>
        <w:widowControl/>
        <w:numPr>
          <w:ilvl w:val="0"/>
          <w:numId w:val="9"/>
        </w:numPr>
        <w:spacing w:line="360" w:lineRule="auto"/>
        <w:ind w:firstLineChars="0"/>
        <w:rPr>
          <w:rFonts w:ascii="Times New Roman" w:eastAsia="宋体" w:hAnsi="Times New Roman" w:cs="Times New Roman"/>
          <w:sz w:val="24"/>
          <w:szCs w:val="24"/>
        </w:rPr>
      </w:pPr>
      <w:r w:rsidRPr="00183527">
        <w:rPr>
          <w:rFonts w:ascii="Times New Roman" w:eastAsia="宋体" w:hAnsi="Times New Roman" w:cs="Times New Roman"/>
          <w:b/>
          <w:bCs/>
          <w:sz w:val="24"/>
          <w:szCs w:val="24"/>
        </w:rPr>
        <w:t>首页（地图主页）</w:t>
      </w:r>
    </w:p>
    <w:p w14:paraId="4D3543C4" w14:textId="77777777" w:rsidR="00183527" w:rsidRDefault="00183527" w:rsidP="00183527">
      <w:pPr>
        <w:widowControl/>
        <w:spacing w:line="360" w:lineRule="auto"/>
        <w:ind w:firstLineChars="200" w:firstLine="480"/>
        <w:rPr>
          <w:rFonts w:ascii="Times New Roman" w:eastAsia="宋体" w:hAnsi="Times New Roman" w:cs="Times New Roman"/>
          <w:sz w:val="24"/>
          <w:szCs w:val="24"/>
        </w:rPr>
      </w:pPr>
      <w:r w:rsidRPr="00183527">
        <w:rPr>
          <w:rFonts w:ascii="Times New Roman" w:eastAsia="宋体" w:hAnsi="Times New Roman" w:cs="Times New Roman"/>
          <w:sz w:val="24"/>
          <w:szCs w:val="24"/>
        </w:rPr>
        <w:t>用户在首页可以：</w:t>
      </w:r>
    </w:p>
    <w:p w14:paraId="7A27A4A0"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看地图</w:t>
      </w:r>
      <w:r w:rsidRPr="00183527">
        <w:rPr>
          <w:rFonts w:ascii="Times New Roman" w:eastAsia="宋体" w:hAnsi="Times New Roman" w:cs="Times New Roman"/>
          <w:sz w:val="24"/>
          <w:szCs w:val="24"/>
        </w:rPr>
        <w:t>：查看当前区域及周边充电站标注（含公私桩等数据来源），点击标注查看站点信息入口；拖动、缩放地图改变可视范围，触发周边检索（与业务逻辑一致）。</w:t>
      </w:r>
    </w:p>
    <w:p w14:paraId="584347F3"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定位与选城市</w:t>
      </w:r>
      <w:r w:rsidRPr="00183527">
        <w:rPr>
          <w:rFonts w:ascii="Times New Roman" w:eastAsia="宋体" w:hAnsi="Times New Roman" w:cs="Times New Roman"/>
          <w:sz w:val="24"/>
          <w:szCs w:val="24"/>
        </w:rPr>
        <w:t>：根据定位或所选城市理解当前服务范围（具体</w:t>
      </w:r>
      <w:proofErr w:type="gramStart"/>
      <w:r w:rsidRPr="00183527">
        <w:rPr>
          <w:rFonts w:ascii="Times New Roman" w:eastAsia="宋体" w:hAnsi="Times New Roman" w:cs="Times New Roman"/>
          <w:sz w:val="24"/>
          <w:szCs w:val="24"/>
        </w:rPr>
        <w:t>选城市</w:t>
      </w:r>
      <w:proofErr w:type="gramEnd"/>
      <w:r w:rsidRPr="00183527">
        <w:rPr>
          <w:rFonts w:ascii="Times New Roman" w:eastAsia="宋体" w:hAnsi="Times New Roman" w:cs="Times New Roman"/>
          <w:sz w:val="24"/>
          <w:szCs w:val="24"/>
        </w:rPr>
        <w:t>交互以实现为准）。</w:t>
      </w:r>
    </w:p>
    <w:p w14:paraId="79C6FC6F"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搜索</w:t>
      </w:r>
      <w:r w:rsidRPr="00183527">
        <w:rPr>
          <w:rFonts w:ascii="Times New Roman" w:eastAsia="宋体" w:hAnsi="Times New Roman" w:cs="Times New Roman"/>
          <w:sz w:val="24"/>
          <w:szCs w:val="24"/>
        </w:rPr>
        <w:t>：进入搜索页，按关键词查找充电站或目的地相关结果。</w:t>
      </w:r>
    </w:p>
    <w:p w14:paraId="1A5629D1"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用快捷入口</w:t>
      </w:r>
      <w:r w:rsidRPr="00183527">
        <w:rPr>
          <w:rFonts w:ascii="Times New Roman" w:eastAsia="宋体" w:hAnsi="Times New Roman" w:cs="Times New Roman"/>
          <w:sz w:val="24"/>
          <w:szCs w:val="24"/>
        </w:rPr>
        <w:t>：如</w:t>
      </w:r>
      <w:r w:rsidRPr="00183527">
        <w:rPr>
          <w:rFonts w:ascii="Times New Roman" w:eastAsia="宋体" w:hAnsi="Times New Roman" w:cs="Times New Roman"/>
          <w:sz w:val="24"/>
          <w:szCs w:val="24"/>
        </w:rPr>
        <w:t> </w:t>
      </w:r>
      <w:r w:rsidRPr="00183527">
        <w:rPr>
          <w:rFonts w:ascii="Times New Roman" w:eastAsia="宋体" w:hAnsi="Times New Roman" w:cs="Times New Roman"/>
          <w:b/>
          <w:bCs/>
          <w:sz w:val="24"/>
          <w:szCs w:val="24"/>
        </w:rPr>
        <w:t xml:space="preserve">V2V </w:t>
      </w:r>
      <w:r w:rsidRPr="00183527">
        <w:rPr>
          <w:rFonts w:ascii="Times New Roman" w:eastAsia="宋体" w:hAnsi="Times New Roman" w:cs="Times New Roman"/>
          <w:b/>
          <w:bCs/>
          <w:sz w:val="24"/>
          <w:szCs w:val="24"/>
        </w:rPr>
        <w:t>呼叫</w:t>
      </w:r>
      <w:r w:rsidRPr="00183527">
        <w:rPr>
          <w:rFonts w:ascii="Times New Roman" w:eastAsia="宋体" w:hAnsi="Times New Roman" w:cs="Times New Roman"/>
          <w:sz w:val="24"/>
          <w:szCs w:val="24"/>
        </w:rPr>
        <w:t>、</w:t>
      </w:r>
      <w:r w:rsidRPr="00183527">
        <w:rPr>
          <w:rFonts w:ascii="Times New Roman" w:eastAsia="宋体" w:hAnsi="Times New Roman" w:cs="Times New Roman"/>
          <w:b/>
          <w:bCs/>
          <w:sz w:val="24"/>
          <w:szCs w:val="24"/>
        </w:rPr>
        <w:t>我的预约</w:t>
      </w:r>
      <w:r w:rsidRPr="00183527">
        <w:rPr>
          <w:rFonts w:ascii="Times New Roman" w:eastAsia="宋体" w:hAnsi="Times New Roman" w:cs="Times New Roman"/>
          <w:sz w:val="24"/>
          <w:szCs w:val="24"/>
        </w:rPr>
        <w:t>、</w:t>
      </w:r>
      <w:r w:rsidRPr="00183527">
        <w:rPr>
          <w:rFonts w:ascii="Times New Roman" w:eastAsia="宋体" w:hAnsi="Times New Roman" w:cs="Times New Roman"/>
          <w:b/>
          <w:bCs/>
          <w:sz w:val="24"/>
          <w:szCs w:val="24"/>
        </w:rPr>
        <w:t>智能客服</w:t>
      </w:r>
      <w:r w:rsidRPr="00183527">
        <w:rPr>
          <w:rFonts w:ascii="Times New Roman" w:eastAsia="宋体" w:hAnsi="Times New Roman" w:cs="Times New Roman"/>
          <w:sz w:val="24"/>
          <w:szCs w:val="24"/>
        </w:rPr>
        <w:t>、</w:t>
      </w:r>
      <w:r w:rsidRPr="00183527">
        <w:rPr>
          <w:rFonts w:ascii="Times New Roman" w:eastAsia="宋体" w:hAnsi="Times New Roman" w:cs="Times New Roman"/>
          <w:b/>
          <w:bCs/>
          <w:sz w:val="24"/>
          <w:szCs w:val="24"/>
        </w:rPr>
        <w:t>路径规划</w:t>
      </w:r>
      <w:r w:rsidRPr="00183527">
        <w:rPr>
          <w:rFonts w:ascii="Times New Roman" w:eastAsia="宋体" w:hAnsi="Times New Roman" w:cs="Times New Roman"/>
          <w:sz w:val="24"/>
          <w:szCs w:val="24"/>
        </w:rPr>
        <w:t>（短途</w:t>
      </w:r>
      <w:r w:rsidRPr="00183527">
        <w:rPr>
          <w:rFonts w:ascii="Times New Roman" w:eastAsia="宋体" w:hAnsi="Times New Roman" w:cs="Times New Roman"/>
          <w:sz w:val="24"/>
          <w:szCs w:val="24"/>
        </w:rPr>
        <w:t xml:space="preserve"> / </w:t>
      </w:r>
      <w:r w:rsidRPr="00183527">
        <w:rPr>
          <w:rFonts w:ascii="Times New Roman" w:eastAsia="宋体" w:hAnsi="Times New Roman" w:cs="Times New Roman"/>
          <w:sz w:val="24"/>
          <w:szCs w:val="24"/>
        </w:rPr>
        <w:t>长途分支）等，跳转到对应功能或弹窗。</w:t>
      </w:r>
    </w:p>
    <w:p w14:paraId="079BEF7A"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用底部抽屉看列表</w:t>
      </w:r>
      <w:r w:rsidRPr="00183527">
        <w:rPr>
          <w:rFonts w:ascii="Times New Roman" w:eastAsia="宋体" w:hAnsi="Times New Roman" w:cs="Times New Roman"/>
          <w:sz w:val="24"/>
          <w:szCs w:val="24"/>
        </w:rPr>
        <w:t>：在地图下方可拖拽区域浏览站点卡片列表，切换筛选标签、上拉加载更多。</w:t>
      </w:r>
    </w:p>
    <w:p w14:paraId="6F0F5999"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筛选站点</w:t>
      </w:r>
      <w:r w:rsidRPr="00183527">
        <w:rPr>
          <w:rFonts w:ascii="Times New Roman" w:eastAsia="宋体" w:hAnsi="Times New Roman" w:cs="Times New Roman"/>
          <w:sz w:val="24"/>
          <w:szCs w:val="24"/>
        </w:rPr>
        <w:t>：打开筛选面板，按类型、功率区间、价格区间等条件缩小列表与地图展示范围。</w:t>
      </w:r>
    </w:p>
    <w:p w14:paraId="424DB140"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短途路径规划</w:t>
      </w:r>
      <w:r w:rsidRPr="00183527">
        <w:rPr>
          <w:rFonts w:ascii="Times New Roman" w:eastAsia="宋体" w:hAnsi="Times New Roman" w:cs="Times New Roman"/>
          <w:sz w:val="24"/>
          <w:szCs w:val="24"/>
        </w:rPr>
        <w:t>（若已实现）：在弹窗内发起短途规划，成功后按产品流程跳转或提示。</w:t>
      </w:r>
    </w:p>
    <w:p w14:paraId="4EA002CD" w14:textId="77D29E4B" w:rsidR="00183527" w:rsidRPr="00183527" w:rsidRDefault="00183527" w:rsidP="00183527">
      <w:pPr>
        <w:widowControl/>
        <w:spacing w:line="360" w:lineRule="auto"/>
        <w:ind w:firstLineChars="200" w:firstLine="482"/>
        <w:rPr>
          <w:rFonts w:ascii="Times New Roman" w:eastAsia="宋体" w:hAnsi="Times New Roman" w:cs="Times New Roman" w:hint="eastAsia"/>
          <w:sz w:val="24"/>
          <w:szCs w:val="24"/>
        </w:rPr>
      </w:pPr>
      <w:r w:rsidRPr="00183527">
        <w:rPr>
          <w:rFonts w:ascii="Times New Roman" w:eastAsia="宋体" w:hAnsi="Times New Roman" w:cs="Times New Roman"/>
          <w:b/>
          <w:bCs/>
          <w:sz w:val="24"/>
          <w:szCs w:val="24"/>
        </w:rPr>
        <w:t>切换主导航</w:t>
      </w:r>
      <w:r w:rsidRPr="00183527">
        <w:rPr>
          <w:rFonts w:ascii="Times New Roman" w:eastAsia="宋体" w:hAnsi="Times New Roman" w:cs="Times New Roman"/>
          <w:sz w:val="24"/>
          <w:szCs w:val="24"/>
        </w:rPr>
        <w:t>：通过底部</w:t>
      </w:r>
      <w:r w:rsidRPr="00183527">
        <w:rPr>
          <w:rFonts w:ascii="Times New Roman" w:eastAsia="宋体" w:hAnsi="Times New Roman" w:cs="Times New Roman"/>
          <w:sz w:val="24"/>
          <w:szCs w:val="24"/>
        </w:rPr>
        <w:t xml:space="preserve"> Tab </w:t>
      </w:r>
      <w:r w:rsidRPr="00183527">
        <w:rPr>
          <w:rFonts w:ascii="Times New Roman" w:eastAsia="宋体" w:hAnsi="Times New Roman" w:cs="Times New Roman"/>
          <w:sz w:val="24"/>
          <w:szCs w:val="24"/>
        </w:rPr>
        <w:t>进入论坛、消息、我的等（中间按钮可与首页抽屉联动）。</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7B75D5" w14:paraId="2ED00F44" w14:textId="77777777" w:rsidTr="007B75D5">
        <w:tc>
          <w:tcPr>
            <w:tcW w:w="4151" w:type="dxa"/>
          </w:tcPr>
          <w:p w14:paraId="15EFA26C" w14:textId="77777777" w:rsidR="007B75D5" w:rsidRDefault="007B75D5" w:rsidP="007B75D5">
            <w:pPr>
              <w:keepNext/>
              <w:widowControl/>
              <w:spacing w:line="360" w:lineRule="auto"/>
              <w:jc w:val="center"/>
              <w:rPr>
                <w:rFonts w:hint="eastAsia"/>
              </w:rPr>
            </w:pPr>
            <w:r>
              <w:rPr>
                <w:noProof/>
              </w:rPr>
              <w:lastRenderedPageBreak/>
              <w:drawing>
                <wp:inline distT="0" distB="0" distL="0" distR="0" wp14:anchorId="0AF97E37" wp14:editId="2BE18F43">
                  <wp:extent cx="2011103" cy="3600000"/>
                  <wp:effectExtent l="0" t="0" r="8255" b="635"/>
                  <wp:docPr id="1101677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1103" cy="3600000"/>
                          </a:xfrm>
                          <a:prstGeom prst="rect">
                            <a:avLst/>
                          </a:prstGeom>
                          <a:noFill/>
                          <a:ln>
                            <a:noFill/>
                          </a:ln>
                        </pic:spPr>
                      </pic:pic>
                    </a:graphicData>
                  </a:graphic>
                </wp:inline>
              </w:drawing>
            </w:r>
          </w:p>
          <w:p w14:paraId="2883D7A9" w14:textId="39ED1A75" w:rsidR="007B75D5" w:rsidRDefault="007B75D5" w:rsidP="007B75D5">
            <w:pPr>
              <w:pStyle w:val="a3"/>
              <w:jc w:val="center"/>
              <w:rPr>
                <w:rFonts w:ascii="Times New Roman" w:eastAsia="宋体" w:hAnsi="Times New Roman" w:cs="Times New Roman"/>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w:t>
            </w:r>
            <w:r>
              <w:rPr>
                <w:rFonts w:hint="eastAsia"/>
              </w:rPr>
              <w:fldChar w:fldCharType="end"/>
            </w:r>
            <w:r>
              <w:rPr>
                <w:rFonts w:hint="eastAsia"/>
              </w:rPr>
              <w:t xml:space="preserve"> </w:t>
            </w:r>
            <w:r>
              <w:rPr>
                <w:rFonts w:hint="eastAsia"/>
              </w:rPr>
              <w:t>首页</w:t>
            </w:r>
          </w:p>
        </w:tc>
        <w:tc>
          <w:tcPr>
            <w:tcW w:w="4151" w:type="dxa"/>
          </w:tcPr>
          <w:p w14:paraId="29AE9B56" w14:textId="77777777" w:rsidR="007B75D5" w:rsidRDefault="007B75D5" w:rsidP="007B75D5">
            <w:pPr>
              <w:keepNext/>
              <w:widowControl/>
              <w:spacing w:line="360" w:lineRule="auto"/>
              <w:jc w:val="center"/>
              <w:rPr>
                <w:rFonts w:hint="eastAsia"/>
              </w:rPr>
            </w:pPr>
            <w:r>
              <w:rPr>
                <w:noProof/>
              </w:rPr>
              <w:drawing>
                <wp:inline distT="0" distB="0" distL="0" distR="0" wp14:anchorId="529FAA46" wp14:editId="277418A1">
                  <wp:extent cx="2033240" cy="3600000"/>
                  <wp:effectExtent l="0" t="0" r="5715" b="635"/>
                  <wp:docPr id="9989774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3240" cy="3600000"/>
                          </a:xfrm>
                          <a:prstGeom prst="rect">
                            <a:avLst/>
                          </a:prstGeom>
                          <a:noFill/>
                          <a:ln>
                            <a:noFill/>
                          </a:ln>
                        </pic:spPr>
                      </pic:pic>
                    </a:graphicData>
                  </a:graphic>
                </wp:inline>
              </w:drawing>
            </w:r>
          </w:p>
          <w:p w14:paraId="64F53A72" w14:textId="1DB2688C" w:rsidR="007B75D5" w:rsidRDefault="007B75D5" w:rsidP="007B75D5">
            <w:pPr>
              <w:pStyle w:val="a3"/>
              <w:jc w:val="center"/>
              <w:rPr>
                <w:rFonts w:ascii="Times New Roman" w:eastAsia="宋体" w:hAnsi="Times New Roman" w:cs="Times New Roman"/>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2</w:t>
            </w:r>
            <w:r>
              <w:rPr>
                <w:rFonts w:hint="eastAsia"/>
              </w:rPr>
              <w:fldChar w:fldCharType="end"/>
            </w:r>
            <w:r>
              <w:rPr>
                <w:rFonts w:hint="eastAsia"/>
              </w:rPr>
              <w:t xml:space="preserve"> </w:t>
            </w:r>
            <w:r>
              <w:rPr>
                <w:rFonts w:hint="eastAsia"/>
              </w:rPr>
              <w:t>筛选界面</w:t>
            </w:r>
          </w:p>
        </w:tc>
      </w:tr>
      <w:tr w:rsidR="00183527" w14:paraId="44880586" w14:textId="77777777" w:rsidTr="007B75D5">
        <w:tc>
          <w:tcPr>
            <w:tcW w:w="4151" w:type="dxa"/>
          </w:tcPr>
          <w:p w14:paraId="69EF3586" w14:textId="77777777" w:rsidR="00183527" w:rsidRDefault="00183527" w:rsidP="00183527">
            <w:pPr>
              <w:keepNext/>
              <w:widowControl/>
              <w:spacing w:line="360" w:lineRule="auto"/>
              <w:jc w:val="center"/>
              <w:rPr>
                <w:rFonts w:hint="eastAsia"/>
              </w:rPr>
            </w:pPr>
            <w:r w:rsidRPr="00183527">
              <w:rPr>
                <w:noProof/>
              </w:rPr>
              <w:drawing>
                <wp:inline distT="0" distB="0" distL="0" distR="0" wp14:anchorId="799F1EDE" wp14:editId="7F24FC56">
                  <wp:extent cx="2010879" cy="3600000"/>
                  <wp:effectExtent l="0" t="0" r="8890" b="635"/>
                  <wp:docPr id="1519310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0342" name=""/>
                          <pic:cNvPicPr/>
                        </pic:nvPicPr>
                        <pic:blipFill>
                          <a:blip r:embed="rId15"/>
                          <a:stretch>
                            <a:fillRect/>
                          </a:stretch>
                        </pic:blipFill>
                        <pic:spPr>
                          <a:xfrm>
                            <a:off x="0" y="0"/>
                            <a:ext cx="2010879" cy="3600000"/>
                          </a:xfrm>
                          <a:prstGeom prst="rect">
                            <a:avLst/>
                          </a:prstGeom>
                        </pic:spPr>
                      </pic:pic>
                    </a:graphicData>
                  </a:graphic>
                </wp:inline>
              </w:drawing>
            </w:r>
          </w:p>
          <w:p w14:paraId="5AD57C15" w14:textId="24AF9E28" w:rsidR="00183527" w:rsidRDefault="00183527" w:rsidP="00183527">
            <w:pPr>
              <w:pStyle w:val="a3"/>
              <w:jc w:val="center"/>
              <w:rPr>
                <w:noProof/>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3</w:t>
            </w:r>
            <w:r>
              <w:rPr>
                <w:rFonts w:hint="eastAsia"/>
              </w:rPr>
              <w:fldChar w:fldCharType="end"/>
            </w:r>
            <w:r>
              <w:rPr>
                <w:rFonts w:hint="eastAsia"/>
              </w:rPr>
              <w:t xml:space="preserve"> v2v</w:t>
            </w:r>
            <w:r>
              <w:rPr>
                <w:rFonts w:hint="eastAsia"/>
              </w:rPr>
              <w:t>功能</w:t>
            </w:r>
          </w:p>
        </w:tc>
        <w:tc>
          <w:tcPr>
            <w:tcW w:w="4151" w:type="dxa"/>
          </w:tcPr>
          <w:p w14:paraId="1999798C" w14:textId="77777777" w:rsidR="00183527" w:rsidRDefault="00183527" w:rsidP="00183527">
            <w:pPr>
              <w:keepNext/>
              <w:widowControl/>
              <w:spacing w:line="360" w:lineRule="auto"/>
              <w:jc w:val="center"/>
              <w:rPr>
                <w:rFonts w:hint="eastAsia"/>
              </w:rPr>
            </w:pPr>
            <w:r w:rsidRPr="00183527">
              <w:rPr>
                <w:noProof/>
              </w:rPr>
              <w:drawing>
                <wp:inline distT="0" distB="0" distL="0" distR="0" wp14:anchorId="336C01E8" wp14:editId="0AFFED0D">
                  <wp:extent cx="2025944" cy="3600000"/>
                  <wp:effectExtent l="0" t="0" r="0" b="635"/>
                  <wp:docPr id="1764711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11824" name=""/>
                          <pic:cNvPicPr/>
                        </pic:nvPicPr>
                        <pic:blipFill>
                          <a:blip r:embed="rId16"/>
                          <a:stretch>
                            <a:fillRect/>
                          </a:stretch>
                        </pic:blipFill>
                        <pic:spPr>
                          <a:xfrm>
                            <a:off x="0" y="0"/>
                            <a:ext cx="2025944" cy="3600000"/>
                          </a:xfrm>
                          <a:prstGeom prst="rect">
                            <a:avLst/>
                          </a:prstGeom>
                        </pic:spPr>
                      </pic:pic>
                    </a:graphicData>
                  </a:graphic>
                </wp:inline>
              </w:drawing>
            </w:r>
          </w:p>
          <w:p w14:paraId="4B061CB4" w14:textId="34FBA99A" w:rsidR="00183527" w:rsidRDefault="00183527" w:rsidP="00183527">
            <w:pPr>
              <w:pStyle w:val="a3"/>
              <w:jc w:val="center"/>
              <w:rPr>
                <w:noProof/>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4</w:t>
            </w:r>
            <w:r>
              <w:rPr>
                <w:rFonts w:hint="eastAsia"/>
              </w:rPr>
              <w:fldChar w:fldCharType="end"/>
            </w:r>
            <w:r>
              <w:rPr>
                <w:rFonts w:hint="eastAsia"/>
              </w:rPr>
              <w:t xml:space="preserve"> </w:t>
            </w:r>
            <w:r>
              <w:rPr>
                <w:rFonts w:hint="eastAsia"/>
              </w:rPr>
              <w:t>我的预约</w:t>
            </w:r>
          </w:p>
        </w:tc>
      </w:tr>
    </w:tbl>
    <w:p w14:paraId="5A43E8A8" w14:textId="23CA211D" w:rsidR="007B75D5" w:rsidRPr="00451181" w:rsidRDefault="007B75D5" w:rsidP="00183527">
      <w:pPr>
        <w:widowControl/>
        <w:spacing w:line="360" w:lineRule="auto"/>
        <w:rPr>
          <w:rFonts w:ascii="Times New Roman" w:eastAsia="宋体" w:hAnsi="Times New Roman" w:cs="Times New Roman" w:hint="eastAsia"/>
          <w:sz w:val="24"/>
          <w:szCs w:val="24"/>
        </w:rPr>
      </w:pPr>
    </w:p>
    <w:p w14:paraId="01BBC85C" w14:textId="77777777" w:rsid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w:t>
      </w:r>
      <w:r w:rsidRPr="00451181">
        <w:rPr>
          <w:rFonts w:ascii="Times New Roman" w:eastAsia="宋体" w:hAnsi="Times New Roman" w:cs="Times New Roman"/>
          <w:b/>
          <w:bCs/>
          <w:sz w:val="24"/>
          <w:szCs w:val="24"/>
        </w:rPr>
        <w:t>2</w:t>
      </w:r>
      <w:r w:rsidRPr="00451181">
        <w:rPr>
          <w:rFonts w:ascii="Times New Roman" w:eastAsia="宋体" w:hAnsi="Times New Roman" w:cs="Times New Roman"/>
          <w:b/>
          <w:bCs/>
          <w:sz w:val="24"/>
          <w:szCs w:val="24"/>
        </w:rPr>
        <w:t>）论坛</w:t>
      </w:r>
    </w:p>
    <w:p w14:paraId="596E478E" w14:textId="77777777" w:rsidR="00183527" w:rsidRDefault="00183527" w:rsidP="00183527">
      <w:pPr>
        <w:widowControl/>
        <w:spacing w:line="360" w:lineRule="auto"/>
        <w:ind w:firstLineChars="200" w:firstLine="480"/>
        <w:rPr>
          <w:rFonts w:ascii="Times New Roman" w:eastAsia="宋体" w:hAnsi="Times New Roman" w:cs="Times New Roman"/>
          <w:sz w:val="24"/>
          <w:szCs w:val="24"/>
        </w:rPr>
      </w:pPr>
      <w:r w:rsidRPr="00183527">
        <w:rPr>
          <w:rFonts w:ascii="Times New Roman" w:eastAsia="宋体" w:hAnsi="Times New Roman" w:cs="Times New Roman"/>
          <w:sz w:val="24"/>
          <w:szCs w:val="24"/>
        </w:rPr>
        <w:t>用户在论坛可以：</w:t>
      </w:r>
    </w:p>
    <w:p w14:paraId="22D9FE3A"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浏览帖子列表</w:t>
      </w:r>
      <w:r w:rsidRPr="00183527">
        <w:rPr>
          <w:rFonts w:ascii="Times New Roman" w:eastAsia="宋体" w:hAnsi="Times New Roman" w:cs="Times New Roman"/>
          <w:sz w:val="24"/>
          <w:szCs w:val="24"/>
        </w:rPr>
        <w:t>：查看社区内容入口与摘要信息。</w:t>
      </w:r>
    </w:p>
    <w:p w14:paraId="73081981" w14:textId="77777777" w:rsid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lastRenderedPageBreak/>
        <w:t>进入帖子详情</w:t>
      </w:r>
      <w:r w:rsidRPr="00183527">
        <w:rPr>
          <w:rFonts w:ascii="Times New Roman" w:eastAsia="宋体" w:hAnsi="Times New Roman" w:cs="Times New Roman"/>
          <w:sz w:val="24"/>
          <w:szCs w:val="24"/>
        </w:rPr>
        <w:t>：阅读全文、互动（点赞、评论等以实现为准）。</w:t>
      </w:r>
    </w:p>
    <w:p w14:paraId="54DE2721" w14:textId="1FFAC945" w:rsidR="00183527" w:rsidRPr="00183527" w:rsidRDefault="00183527" w:rsidP="00183527">
      <w:pPr>
        <w:widowControl/>
        <w:spacing w:line="360" w:lineRule="auto"/>
        <w:ind w:firstLineChars="200" w:firstLine="482"/>
        <w:rPr>
          <w:rFonts w:ascii="Times New Roman" w:eastAsia="宋体" w:hAnsi="Times New Roman" w:cs="Times New Roman"/>
          <w:sz w:val="24"/>
          <w:szCs w:val="24"/>
        </w:rPr>
      </w:pPr>
      <w:r w:rsidRPr="00183527">
        <w:rPr>
          <w:rFonts w:ascii="Times New Roman" w:eastAsia="宋体" w:hAnsi="Times New Roman" w:cs="Times New Roman"/>
          <w:b/>
          <w:bCs/>
          <w:sz w:val="24"/>
          <w:szCs w:val="24"/>
        </w:rPr>
        <w:t>发帖</w:t>
      </w:r>
      <w:r w:rsidRPr="00183527">
        <w:rPr>
          <w:rFonts w:ascii="Times New Roman" w:eastAsia="宋体" w:hAnsi="Times New Roman" w:cs="Times New Roman"/>
          <w:sz w:val="24"/>
          <w:szCs w:val="24"/>
        </w:rPr>
        <w:t>（若有发帖入口）：创建新帖或上传图文。</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2767"/>
        <w:gridCol w:w="2768"/>
      </w:tblGrid>
      <w:tr w:rsidR="00183527" w14:paraId="497F5F23" w14:textId="77777777" w:rsidTr="002D4C29">
        <w:tc>
          <w:tcPr>
            <w:tcW w:w="2767" w:type="dxa"/>
            <w:vAlign w:val="center"/>
          </w:tcPr>
          <w:p w14:paraId="39BBDB83" w14:textId="77777777" w:rsidR="00183527" w:rsidRDefault="00183527" w:rsidP="00183527">
            <w:pPr>
              <w:keepNext/>
              <w:widowControl/>
              <w:spacing w:line="360" w:lineRule="auto"/>
              <w:jc w:val="center"/>
              <w:rPr>
                <w:rFonts w:hint="eastAsia"/>
              </w:rPr>
            </w:pPr>
            <w:r w:rsidRPr="00183527">
              <w:rPr>
                <w:rFonts w:ascii="Times New Roman" w:eastAsia="宋体" w:hAnsi="Times New Roman" w:cs="Times New Roman"/>
                <w:sz w:val="24"/>
                <w:szCs w:val="24"/>
              </w:rPr>
              <w:drawing>
                <wp:inline distT="0" distB="0" distL="0" distR="0" wp14:anchorId="4BD23FBD" wp14:editId="4E2F8445">
                  <wp:extent cx="1407299" cy="2520000"/>
                  <wp:effectExtent l="0" t="0" r="2540" b="0"/>
                  <wp:docPr id="94788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018" name=""/>
                          <pic:cNvPicPr/>
                        </pic:nvPicPr>
                        <pic:blipFill>
                          <a:blip r:embed="rId17"/>
                          <a:stretch>
                            <a:fillRect/>
                          </a:stretch>
                        </pic:blipFill>
                        <pic:spPr>
                          <a:xfrm>
                            <a:off x="0" y="0"/>
                            <a:ext cx="1407299" cy="2520000"/>
                          </a:xfrm>
                          <a:prstGeom prst="rect">
                            <a:avLst/>
                          </a:prstGeom>
                        </pic:spPr>
                      </pic:pic>
                    </a:graphicData>
                  </a:graphic>
                </wp:inline>
              </w:drawing>
            </w:r>
          </w:p>
          <w:p w14:paraId="5212AA36" w14:textId="5DB6479C" w:rsidR="00183527" w:rsidRDefault="00183527" w:rsidP="00183527">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5</w:t>
            </w:r>
            <w:r>
              <w:rPr>
                <w:rFonts w:hint="eastAsia"/>
              </w:rPr>
              <w:fldChar w:fldCharType="end"/>
            </w:r>
            <w:r>
              <w:rPr>
                <w:rFonts w:hint="eastAsia"/>
              </w:rPr>
              <w:t xml:space="preserve"> </w:t>
            </w:r>
            <w:r>
              <w:rPr>
                <w:rFonts w:hint="eastAsia"/>
              </w:rPr>
              <w:t>论坛首页</w:t>
            </w:r>
          </w:p>
        </w:tc>
        <w:tc>
          <w:tcPr>
            <w:tcW w:w="2767" w:type="dxa"/>
            <w:vAlign w:val="center"/>
          </w:tcPr>
          <w:p w14:paraId="0DACBC5A" w14:textId="77777777" w:rsidR="00183527" w:rsidRDefault="00183527" w:rsidP="00183527">
            <w:pPr>
              <w:keepNext/>
              <w:widowControl/>
              <w:spacing w:line="360" w:lineRule="auto"/>
              <w:jc w:val="center"/>
              <w:rPr>
                <w:rFonts w:hint="eastAsia"/>
              </w:rPr>
            </w:pPr>
            <w:r w:rsidRPr="00183527">
              <w:rPr>
                <w:rFonts w:ascii="Times New Roman" w:eastAsia="宋体" w:hAnsi="Times New Roman" w:cs="Times New Roman"/>
                <w:sz w:val="24"/>
                <w:szCs w:val="24"/>
              </w:rPr>
              <w:drawing>
                <wp:inline distT="0" distB="0" distL="0" distR="0" wp14:anchorId="7C2E1077" wp14:editId="39652EEF">
                  <wp:extent cx="1417969" cy="2520000"/>
                  <wp:effectExtent l="0" t="0" r="0" b="0"/>
                  <wp:docPr id="858538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8753" name=""/>
                          <pic:cNvPicPr/>
                        </pic:nvPicPr>
                        <pic:blipFill>
                          <a:blip r:embed="rId18"/>
                          <a:stretch>
                            <a:fillRect/>
                          </a:stretch>
                        </pic:blipFill>
                        <pic:spPr>
                          <a:xfrm>
                            <a:off x="0" y="0"/>
                            <a:ext cx="1417969" cy="2520000"/>
                          </a:xfrm>
                          <a:prstGeom prst="rect">
                            <a:avLst/>
                          </a:prstGeom>
                        </pic:spPr>
                      </pic:pic>
                    </a:graphicData>
                  </a:graphic>
                </wp:inline>
              </w:drawing>
            </w:r>
          </w:p>
          <w:p w14:paraId="3118C91D" w14:textId="757742A9" w:rsidR="00183527" w:rsidRDefault="00183527" w:rsidP="00183527">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6</w:t>
            </w:r>
            <w:r>
              <w:rPr>
                <w:rFonts w:hint="eastAsia"/>
              </w:rPr>
              <w:fldChar w:fldCharType="end"/>
            </w:r>
            <w:r>
              <w:rPr>
                <w:rFonts w:hint="eastAsia"/>
              </w:rPr>
              <w:t xml:space="preserve"> </w:t>
            </w:r>
            <w:r>
              <w:rPr>
                <w:rFonts w:hint="eastAsia"/>
              </w:rPr>
              <w:t>论坛详情页</w:t>
            </w:r>
          </w:p>
        </w:tc>
        <w:tc>
          <w:tcPr>
            <w:tcW w:w="2768" w:type="dxa"/>
            <w:vAlign w:val="center"/>
          </w:tcPr>
          <w:p w14:paraId="7247587B"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35625CEC" wp14:editId="0DA7812E">
                  <wp:extent cx="1432319" cy="2520000"/>
                  <wp:effectExtent l="0" t="0" r="0" b="0"/>
                  <wp:docPr id="1936935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5296" name=""/>
                          <pic:cNvPicPr/>
                        </pic:nvPicPr>
                        <pic:blipFill>
                          <a:blip r:embed="rId19"/>
                          <a:stretch>
                            <a:fillRect/>
                          </a:stretch>
                        </pic:blipFill>
                        <pic:spPr>
                          <a:xfrm>
                            <a:off x="0" y="0"/>
                            <a:ext cx="1432319" cy="2520000"/>
                          </a:xfrm>
                          <a:prstGeom prst="rect">
                            <a:avLst/>
                          </a:prstGeom>
                        </pic:spPr>
                      </pic:pic>
                    </a:graphicData>
                  </a:graphic>
                </wp:inline>
              </w:drawing>
            </w:r>
          </w:p>
          <w:p w14:paraId="1EE81BCE" w14:textId="1E66B7F1" w:rsidR="00183527"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7</w:t>
            </w:r>
            <w:r>
              <w:rPr>
                <w:rFonts w:hint="eastAsia"/>
              </w:rPr>
              <w:fldChar w:fldCharType="end"/>
            </w:r>
            <w:r>
              <w:rPr>
                <w:rFonts w:hint="eastAsia"/>
              </w:rPr>
              <w:t xml:space="preserve"> </w:t>
            </w:r>
            <w:r>
              <w:rPr>
                <w:rFonts w:hint="eastAsia"/>
              </w:rPr>
              <w:t>发布页</w:t>
            </w:r>
          </w:p>
        </w:tc>
      </w:tr>
    </w:tbl>
    <w:p w14:paraId="272D99D9" w14:textId="77777777" w:rsidR="00183527" w:rsidRPr="00451181" w:rsidRDefault="00183527" w:rsidP="00183527">
      <w:pPr>
        <w:widowControl/>
        <w:spacing w:line="360" w:lineRule="auto"/>
        <w:rPr>
          <w:rFonts w:ascii="Times New Roman" w:eastAsia="宋体" w:hAnsi="Times New Roman" w:cs="Times New Roman" w:hint="eastAsia"/>
          <w:sz w:val="24"/>
          <w:szCs w:val="24"/>
        </w:rPr>
      </w:pPr>
    </w:p>
    <w:p w14:paraId="5C639A23" w14:textId="77777777" w:rsid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w:t>
      </w:r>
      <w:r w:rsidRPr="00451181">
        <w:rPr>
          <w:rFonts w:ascii="Times New Roman" w:eastAsia="宋体" w:hAnsi="Times New Roman" w:cs="Times New Roman"/>
          <w:b/>
          <w:bCs/>
          <w:sz w:val="24"/>
          <w:szCs w:val="24"/>
        </w:rPr>
        <w:t>3</w:t>
      </w:r>
      <w:r w:rsidRPr="00451181">
        <w:rPr>
          <w:rFonts w:ascii="Times New Roman" w:eastAsia="宋体" w:hAnsi="Times New Roman" w:cs="Times New Roman"/>
          <w:b/>
          <w:bCs/>
          <w:sz w:val="24"/>
          <w:szCs w:val="24"/>
        </w:rPr>
        <w:t>）消息</w:t>
      </w:r>
    </w:p>
    <w:p w14:paraId="3A74F464" w14:textId="77777777" w:rsidR="002D4C29" w:rsidRDefault="002D4C29" w:rsidP="002D4C29">
      <w:pPr>
        <w:widowControl/>
        <w:spacing w:line="360" w:lineRule="auto"/>
        <w:ind w:firstLineChars="200" w:firstLine="480"/>
        <w:rPr>
          <w:rFonts w:ascii="Times New Roman" w:eastAsia="宋体" w:hAnsi="Times New Roman" w:cs="Times New Roman"/>
          <w:sz w:val="24"/>
          <w:szCs w:val="24"/>
        </w:rPr>
      </w:pPr>
      <w:r w:rsidRPr="002D4C29">
        <w:rPr>
          <w:rFonts w:ascii="Times New Roman" w:eastAsia="宋体" w:hAnsi="Times New Roman" w:cs="Times New Roman"/>
          <w:sz w:val="24"/>
          <w:szCs w:val="24"/>
        </w:rPr>
        <w:t>用户在消息模块可以：</w:t>
      </w:r>
    </w:p>
    <w:p w14:paraId="60A38D04"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查看会话列表</w:t>
      </w:r>
      <w:r w:rsidRPr="002D4C29">
        <w:rPr>
          <w:rFonts w:ascii="Times New Roman" w:eastAsia="宋体" w:hAnsi="Times New Roman" w:cs="Times New Roman"/>
          <w:sz w:val="24"/>
          <w:szCs w:val="24"/>
        </w:rPr>
        <w:t>：浏览与桩主、客服或其他联系人的对话入口。</w:t>
      </w:r>
    </w:p>
    <w:p w14:paraId="6817EE8C" w14:textId="33D07EF7" w:rsidR="002D4C29" w:rsidRP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进入聊天详情</w:t>
      </w:r>
      <w:r w:rsidRPr="002D4C29">
        <w:rPr>
          <w:rFonts w:ascii="Times New Roman" w:eastAsia="宋体" w:hAnsi="Times New Roman" w:cs="Times New Roman"/>
          <w:sz w:val="24"/>
          <w:szCs w:val="24"/>
        </w:rPr>
        <w:t>：收发消息（通常需登录；未登录时由全局策略引导登录）。</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2D4C29" w14:paraId="6F3604CA" w14:textId="77777777" w:rsidTr="002D4C29">
        <w:tc>
          <w:tcPr>
            <w:tcW w:w="4151" w:type="dxa"/>
            <w:vAlign w:val="center"/>
          </w:tcPr>
          <w:p w14:paraId="4AC7C6E2"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03AFC732" wp14:editId="46EF217F">
                  <wp:extent cx="2007191" cy="3600000"/>
                  <wp:effectExtent l="0" t="0" r="0" b="635"/>
                  <wp:docPr id="133224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47284" name=""/>
                          <pic:cNvPicPr/>
                        </pic:nvPicPr>
                        <pic:blipFill>
                          <a:blip r:embed="rId20"/>
                          <a:stretch>
                            <a:fillRect/>
                          </a:stretch>
                        </pic:blipFill>
                        <pic:spPr>
                          <a:xfrm>
                            <a:off x="0" y="0"/>
                            <a:ext cx="2007191" cy="3600000"/>
                          </a:xfrm>
                          <a:prstGeom prst="rect">
                            <a:avLst/>
                          </a:prstGeom>
                        </pic:spPr>
                      </pic:pic>
                    </a:graphicData>
                  </a:graphic>
                </wp:inline>
              </w:drawing>
            </w:r>
          </w:p>
          <w:p w14:paraId="22519C01" w14:textId="37239FB4"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8</w:t>
            </w:r>
            <w:r>
              <w:rPr>
                <w:rFonts w:hint="eastAsia"/>
              </w:rPr>
              <w:fldChar w:fldCharType="end"/>
            </w:r>
            <w:r>
              <w:rPr>
                <w:rFonts w:hint="eastAsia"/>
              </w:rPr>
              <w:t xml:space="preserve"> </w:t>
            </w:r>
            <w:r>
              <w:rPr>
                <w:rFonts w:hint="eastAsia"/>
              </w:rPr>
              <w:t>消息页面</w:t>
            </w:r>
          </w:p>
        </w:tc>
        <w:tc>
          <w:tcPr>
            <w:tcW w:w="4151" w:type="dxa"/>
            <w:vAlign w:val="center"/>
          </w:tcPr>
          <w:p w14:paraId="0DF35786"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1EBF9B07" wp14:editId="24BAEDE8">
                  <wp:extent cx="2025670" cy="3600000"/>
                  <wp:effectExtent l="0" t="0" r="0" b="635"/>
                  <wp:docPr id="1805427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7927" name=""/>
                          <pic:cNvPicPr/>
                        </pic:nvPicPr>
                        <pic:blipFill>
                          <a:blip r:embed="rId21"/>
                          <a:stretch>
                            <a:fillRect/>
                          </a:stretch>
                        </pic:blipFill>
                        <pic:spPr>
                          <a:xfrm>
                            <a:off x="0" y="0"/>
                            <a:ext cx="2025670" cy="3600000"/>
                          </a:xfrm>
                          <a:prstGeom prst="rect">
                            <a:avLst/>
                          </a:prstGeom>
                        </pic:spPr>
                      </pic:pic>
                    </a:graphicData>
                  </a:graphic>
                </wp:inline>
              </w:drawing>
            </w:r>
          </w:p>
          <w:p w14:paraId="2FDA9294" w14:textId="3CB76DEC"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9</w:t>
            </w:r>
            <w:r>
              <w:rPr>
                <w:rFonts w:hint="eastAsia"/>
              </w:rPr>
              <w:fldChar w:fldCharType="end"/>
            </w:r>
            <w:r>
              <w:rPr>
                <w:rFonts w:hint="eastAsia"/>
              </w:rPr>
              <w:t xml:space="preserve"> </w:t>
            </w:r>
            <w:r>
              <w:rPr>
                <w:rFonts w:hint="eastAsia"/>
              </w:rPr>
              <w:t>智能客服</w:t>
            </w:r>
          </w:p>
        </w:tc>
      </w:tr>
    </w:tbl>
    <w:p w14:paraId="7C178D8C" w14:textId="77777777" w:rsidR="002D4C29" w:rsidRPr="002D4C29" w:rsidRDefault="002D4C29" w:rsidP="002D4C29">
      <w:pPr>
        <w:widowControl/>
        <w:spacing w:line="360" w:lineRule="auto"/>
        <w:rPr>
          <w:rFonts w:ascii="Times New Roman" w:eastAsia="宋体" w:hAnsi="Times New Roman" w:cs="Times New Roman" w:hint="eastAsia"/>
          <w:sz w:val="24"/>
          <w:szCs w:val="24"/>
        </w:rPr>
      </w:pPr>
    </w:p>
    <w:p w14:paraId="599D7100" w14:textId="77777777" w:rsid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lastRenderedPageBreak/>
        <w:t>（</w:t>
      </w:r>
      <w:r w:rsidRPr="00451181">
        <w:rPr>
          <w:rFonts w:ascii="Times New Roman" w:eastAsia="宋体" w:hAnsi="Times New Roman" w:cs="Times New Roman"/>
          <w:b/>
          <w:bCs/>
          <w:sz w:val="24"/>
          <w:szCs w:val="24"/>
        </w:rPr>
        <w:t>4</w:t>
      </w:r>
      <w:r w:rsidRPr="00451181">
        <w:rPr>
          <w:rFonts w:ascii="Times New Roman" w:eastAsia="宋体" w:hAnsi="Times New Roman" w:cs="Times New Roman"/>
          <w:b/>
          <w:bCs/>
          <w:sz w:val="24"/>
          <w:szCs w:val="24"/>
        </w:rPr>
        <w:t>）我的</w:t>
      </w:r>
    </w:p>
    <w:p w14:paraId="4E133B89" w14:textId="77777777" w:rsidR="002D4C29" w:rsidRDefault="002D4C29" w:rsidP="002D4C29">
      <w:pPr>
        <w:widowControl/>
        <w:spacing w:line="360" w:lineRule="auto"/>
        <w:ind w:firstLineChars="200" w:firstLine="480"/>
        <w:rPr>
          <w:rFonts w:ascii="Times New Roman" w:eastAsia="宋体" w:hAnsi="Times New Roman" w:cs="Times New Roman"/>
          <w:sz w:val="24"/>
          <w:szCs w:val="24"/>
        </w:rPr>
      </w:pPr>
      <w:r w:rsidRPr="002D4C29">
        <w:rPr>
          <w:rFonts w:ascii="Times New Roman" w:eastAsia="宋体" w:hAnsi="Times New Roman" w:cs="Times New Roman"/>
          <w:sz w:val="24"/>
          <w:szCs w:val="24"/>
        </w:rPr>
        <w:t>用户在「我的」可以：</w:t>
      </w:r>
    </w:p>
    <w:p w14:paraId="6E4BA9B8"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查看</w:t>
      </w:r>
      <w:r w:rsidRPr="002D4C29">
        <w:rPr>
          <w:rFonts w:ascii="Times New Roman" w:eastAsia="宋体" w:hAnsi="Times New Roman" w:cs="Times New Roman"/>
          <w:b/>
          <w:bCs/>
          <w:sz w:val="24"/>
          <w:szCs w:val="24"/>
        </w:rPr>
        <w:t>/</w:t>
      </w:r>
      <w:r w:rsidRPr="002D4C29">
        <w:rPr>
          <w:rFonts w:ascii="Times New Roman" w:eastAsia="宋体" w:hAnsi="Times New Roman" w:cs="Times New Roman"/>
          <w:b/>
          <w:bCs/>
          <w:sz w:val="24"/>
          <w:szCs w:val="24"/>
        </w:rPr>
        <w:t>编辑个人资料</w:t>
      </w:r>
      <w:r w:rsidRPr="002D4C29">
        <w:rPr>
          <w:rFonts w:ascii="Times New Roman" w:eastAsia="宋体" w:hAnsi="Times New Roman" w:cs="Times New Roman"/>
          <w:sz w:val="24"/>
          <w:szCs w:val="24"/>
        </w:rPr>
        <w:t>（视登录状态）：头像、昵称等；未登录时引导登录。</w:t>
      </w:r>
    </w:p>
    <w:p w14:paraId="4AECE4EB"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进入「我的桩」</w:t>
      </w:r>
      <w:r w:rsidRPr="002D4C29">
        <w:rPr>
          <w:rFonts w:ascii="Times New Roman" w:eastAsia="宋体" w:hAnsi="Times New Roman" w:cs="Times New Roman"/>
          <w:sz w:val="24"/>
          <w:szCs w:val="24"/>
        </w:rPr>
        <w:t>：管理私人充电</w:t>
      </w:r>
      <w:proofErr w:type="gramStart"/>
      <w:r w:rsidRPr="002D4C29">
        <w:rPr>
          <w:rFonts w:ascii="Times New Roman" w:eastAsia="宋体" w:hAnsi="Times New Roman" w:cs="Times New Roman"/>
          <w:sz w:val="24"/>
          <w:szCs w:val="24"/>
        </w:rPr>
        <w:t>桩相关</w:t>
      </w:r>
      <w:proofErr w:type="gramEnd"/>
      <w:r w:rsidRPr="002D4C29">
        <w:rPr>
          <w:rFonts w:ascii="Times New Roman" w:eastAsia="宋体" w:hAnsi="Times New Roman" w:cs="Times New Roman"/>
          <w:sz w:val="24"/>
          <w:szCs w:val="24"/>
        </w:rPr>
        <w:t>信息（需登录）。</w:t>
      </w:r>
    </w:p>
    <w:p w14:paraId="7191CAFD"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进入「我的车」</w:t>
      </w:r>
      <w:r w:rsidRPr="002D4C29">
        <w:rPr>
          <w:rFonts w:ascii="Times New Roman" w:eastAsia="宋体" w:hAnsi="Times New Roman" w:cs="Times New Roman"/>
          <w:sz w:val="24"/>
          <w:szCs w:val="24"/>
        </w:rPr>
        <w:t>：管理或认证车辆信息（需登录）。</w:t>
      </w:r>
    </w:p>
    <w:p w14:paraId="66DAF0F3" w14:textId="785A94BF"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使用工具宫格</w:t>
      </w:r>
      <w:r w:rsidRPr="002D4C29">
        <w:rPr>
          <w:rFonts w:ascii="Times New Roman" w:eastAsia="宋体" w:hAnsi="Times New Roman" w:cs="Times New Roman"/>
          <w:sz w:val="24"/>
          <w:szCs w:val="24"/>
        </w:rPr>
        <w:t>：如收藏、黑名单、设置、客服、反馈等。</w:t>
      </w:r>
    </w:p>
    <w:p w14:paraId="5F00C2DF" w14:textId="0EDA46CD" w:rsidR="002D4C29" w:rsidRP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查看版权</w:t>
      </w:r>
      <w:r w:rsidRPr="002D4C29">
        <w:rPr>
          <w:rFonts w:ascii="Times New Roman" w:eastAsia="宋体" w:hAnsi="Times New Roman" w:cs="Times New Roman"/>
          <w:b/>
          <w:bCs/>
          <w:sz w:val="24"/>
          <w:szCs w:val="24"/>
        </w:rPr>
        <w:t>/</w:t>
      </w:r>
      <w:r w:rsidRPr="002D4C29">
        <w:rPr>
          <w:rFonts w:ascii="Times New Roman" w:eastAsia="宋体" w:hAnsi="Times New Roman" w:cs="Times New Roman"/>
          <w:b/>
          <w:bCs/>
          <w:sz w:val="24"/>
          <w:szCs w:val="24"/>
        </w:rPr>
        <w:t>说明文案</w:t>
      </w:r>
      <w:r w:rsidRPr="002D4C29">
        <w:rPr>
          <w:rFonts w:ascii="Times New Roman" w:eastAsia="宋体" w:hAnsi="Times New Roman" w:cs="Times New Roman"/>
          <w:sz w:val="24"/>
          <w:szCs w:val="24"/>
        </w:rPr>
        <w:t>：页面底部平台说明区域。</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2D4C29" w14:paraId="24F7931A" w14:textId="77777777" w:rsidTr="002D4C29">
        <w:tc>
          <w:tcPr>
            <w:tcW w:w="4151" w:type="dxa"/>
            <w:vAlign w:val="center"/>
          </w:tcPr>
          <w:p w14:paraId="73562D01"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lastRenderedPageBreak/>
              <w:drawing>
                <wp:inline distT="0" distB="0" distL="0" distR="0" wp14:anchorId="4CA34591" wp14:editId="4FFF559C">
                  <wp:extent cx="2032826" cy="3600000"/>
                  <wp:effectExtent l="0" t="0" r="5715" b="635"/>
                  <wp:docPr id="2108202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02161" name=""/>
                          <pic:cNvPicPr/>
                        </pic:nvPicPr>
                        <pic:blipFill>
                          <a:blip r:embed="rId22"/>
                          <a:stretch>
                            <a:fillRect/>
                          </a:stretch>
                        </pic:blipFill>
                        <pic:spPr>
                          <a:xfrm>
                            <a:off x="0" y="0"/>
                            <a:ext cx="2032826" cy="3600000"/>
                          </a:xfrm>
                          <a:prstGeom prst="rect">
                            <a:avLst/>
                          </a:prstGeom>
                        </pic:spPr>
                      </pic:pic>
                    </a:graphicData>
                  </a:graphic>
                </wp:inline>
              </w:drawing>
            </w:r>
          </w:p>
          <w:p w14:paraId="4AE839F6" w14:textId="27C3B512"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10</w:t>
            </w:r>
            <w:r>
              <w:rPr>
                <w:rFonts w:hint="eastAsia"/>
              </w:rPr>
              <w:fldChar w:fldCharType="end"/>
            </w:r>
            <w:r>
              <w:rPr>
                <w:rFonts w:hint="eastAsia"/>
              </w:rPr>
              <w:t xml:space="preserve"> </w:t>
            </w:r>
            <w:r>
              <w:rPr>
                <w:rFonts w:hint="eastAsia"/>
              </w:rPr>
              <w:t>“我的”页面</w:t>
            </w:r>
          </w:p>
        </w:tc>
        <w:tc>
          <w:tcPr>
            <w:tcW w:w="4151" w:type="dxa"/>
            <w:vAlign w:val="center"/>
          </w:tcPr>
          <w:p w14:paraId="511E68D9"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58C4376F" wp14:editId="299AC8E6">
                  <wp:extent cx="2031998" cy="3600000"/>
                  <wp:effectExtent l="0" t="0" r="6985" b="635"/>
                  <wp:docPr id="5743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25" name=""/>
                          <pic:cNvPicPr/>
                        </pic:nvPicPr>
                        <pic:blipFill>
                          <a:blip r:embed="rId23"/>
                          <a:stretch>
                            <a:fillRect/>
                          </a:stretch>
                        </pic:blipFill>
                        <pic:spPr>
                          <a:xfrm>
                            <a:off x="0" y="0"/>
                            <a:ext cx="2031998" cy="3600000"/>
                          </a:xfrm>
                          <a:prstGeom prst="rect">
                            <a:avLst/>
                          </a:prstGeom>
                        </pic:spPr>
                      </pic:pic>
                    </a:graphicData>
                  </a:graphic>
                </wp:inline>
              </w:drawing>
            </w:r>
          </w:p>
          <w:p w14:paraId="4A046084" w14:textId="3F474901"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11</w:t>
            </w:r>
            <w:r>
              <w:rPr>
                <w:rFonts w:hint="eastAsia"/>
              </w:rPr>
              <w:fldChar w:fldCharType="end"/>
            </w:r>
            <w:r>
              <w:rPr>
                <w:rFonts w:hint="eastAsia"/>
              </w:rPr>
              <w:t xml:space="preserve"> </w:t>
            </w:r>
            <w:r>
              <w:rPr>
                <w:rFonts w:hint="eastAsia"/>
              </w:rPr>
              <w:t>充电</w:t>
            </w:r>
            <w:proofErr w:type="gramStart"/>
            <w:r>
              <w:rPr>
                <w:rFonts w:hint="eastAsia"/>
              </w:rPr>
              <w:t>桩管理</w:t>
            </w:r>
            <w:proofErr w:type="gramEnd"/>
          </w:p>
        </w:tc>
      </w:tr>
      <w:tr w:rsidR="002D4C29" w14:paraId="6496BB67" w14:textId="77777777" w:rsidTr="002D4C29">
        <w:tc>
          <w:tcPr>
            <w:tcW w:w="4151" w:type="dxa"/>
            <w:vAlign w:val="center"/>
          </w:tcPr>
          <w:p w14:paraId="439E90C7"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28D2CEAD" wp14:editId="3B2ADF2F">
                  <wp:extent cx="2034454" cy="3600000"/>
                  <wp:effectExtent l="0" t="0" r="4445" b="635"/>
                  <wp:docPr id="1625194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94178" name=""/>
                          <pic:cNvPicPr/>
                        </pic:nvPicPr>
                        <pic:blipFill>
                          <a:blip r:embed="rId24"/>
                          <a:stretch>
                            <a:fillRect/>
                          </a:stretch>
                        </pic:blipFill>
                        <pic:spPr>
                          <a:xfrm>
                            <a:off x="0" y="0"/>
                            <a:ext cx="2034454" cy="3600000"/>
                          </a:xfrm>
                          <a:prstGeom prst="rect">
                            <a:avLst/>
                          </a:prstGeom>
                        </pic:spPr>
                      </pic:pic>
                    </a:graphicData>
                  </a:graphic>
                </wp:inline>
              </w:drawing>
            </w:r>
          </w:p>
          <w:p w14:paraId="48D31C8B" w14:textId="333267CF"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12</w:t>
            </w:r>
            <w:r>
              <w:rPr>
                <w:rFonts w:hint="eastAsia"/>
              </w:rPr>
              <w:fldChar w:fldCharType="end"/>
            </w:r>
            <w:r>
              <w:rPr>
                <w:rFonts w:hint="eastAsia"/>
              </w:rPr>
              <w:t xml:space="preserve"> </w:t>
            </w:r>
            <w:r>
              <w:rPr>
                <w:rFonts w:hint="eastAsia"/>
              </w:rPr>
              <w:t>收藏管理</w:t>
            </w:r>
          </w:p>
        </w:tc>
        <w:tc>
          <w:tcPr>
            <w:tcW w:w="4151" w:type="dxa"/>
            <w:vAlign w:val="center"/>
          </w:tcPr>
          <w:p w14:paraId="16FEECEC"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3757AE9E" wp14:editId="16E82113">
                  <wp:extent cx="2018868" cy="3600000"/>
                  <wp:effectExtent l="0" t="0" r="635" b="635"/>
                  <wp:docPr id="1170476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76994" name=""/>
                          <pic:cNvPicPr/>
                        </pic:nvPicPr>
                        <pic:blipFill>
                          <a:blip r:embed="rId25"/>
                          <a:stretch>
                            <a:fillRect/>
                          </a:stretch>
                        </pic:blipFill>
                        <pic:spPr>
                          <a:xfrm>
                            <a:off x="0" y="0"/>
                            <a:ext cx="2018868" cy="3600000"/>
                          </a:xfrm>
                          <a:prstGeom prst="rect">
                            <a:avLst/>
                          </a:prstGeom>
                        </pic:spPr>
                      </pic:pic>
                    </a:graphicData>
                  </a:graphic>
                </wp:inline>
              </w:drawing>
            </w:r>
          </w:p>
          <w:p w14:paraId="65FAE100" w14:textId="3B7DDAFA"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13</w:t>
            </w:r>
            <w:r>
              <w:rPr>
                <w:rFonts w:hint="eastAsia"/>
              </w:rPr>
              <w:fldChar w:fldCharType="end"/>
            </w:r>
            <w:r>
              <w:rPr>
                <w:rFonts w:hint="eastAsia"/>
              </w:rPr>
              <w:t xml:space="preserve"> </w:t>
            </w:r>
            <w:r>
              <w:rPr>
                <w:rFonts w:hint="eastAsia"/>
              </w:rPr>
              <w:t>车辆管理</w:t>
            </w:r>
          </w:p>
        </w:tc>
      </w:tr>
    </w:tbl>
    <w:p w14:paraId="4EF40FC1" w14:textId="77777777" w:rsidR="002D4C29" w:rsidRPr="00451181" w:rsidRDefault="002D4C29" w:rsidP="002D4C29">
      <w:pPr>
        <w:widowControl/>
        <w:spacing w:line="360" w:lineRule="auto"/>
        <w:rPr>
          <w:rFonts w:ascii="Times New Roman" w:eastAsia="宋体" w:hAnsi="Times New Roman" w:cs="Times New Roman" w:hint="eastAsia"/>
          <w:sz w:val="24"/>
          <w:szCs w:val="24"/>
        </w:rPr>
      </w:pPr>
    </w:p>
    <w:p w14:paraId="1D346036" w14:textId="77777777" w:rsidR="00451181" w:rsidRDefault="00451181" w:rsidP="00451181">
      <w:pPr>
        <w:widowControl/>
        <w:spacing w:line="360" w:lineRule="auto"/>
        <w:ind w:firstLineChars="200" w:firstLine="482"/>
        <w:rPr>
          <w:rFonts w:ascii="Times New Roman" w:eastAsia="宋体" w:hAnsi="Times New Roman" w:cs="Times New Roman"/>
          <w:sz w:val="24"/>
          <w:szCs w:val="24"/>
        </w:rPr>
      </w:pPr>
      <w:r w:rsidRPr="00451181">
        <w:rPr>
          <w:rFonts w:ascii="Times New Roman" w:eastAsia="宋体" w:hAnsi="Times New Roman" w:cs="Times New Roman"/>
          <w:b/>
          <w:bCs/>
          <w:sz w:val="24"/>
          <w:szCs w:val="24"/>
        </w:rPr>
        <w:t>（</w:t>
      </w:r>
      <w:r w:rsidRPr="00451181">
        <w:rPr>
          <w:rFonts w:ascii="Times New Roman" w:eastAsia="宋体" w:hAnsi="Times New Roman" w:cs="Times New Roman"/>
          <w:b/>
          <w:bCs/>
          <w:sz w:val="24"/>
          <w:szCs w:val="24"/>
        </w:rPr>
        <w:t>5</w:t>
      </w:r>
      <w:r w:rsidRPr="00451181">
        <w:rPr>
          <w:rFonts w:ascii="Times New Roman" w:eastAsia="宋体" w:hAnsi="Times New Roman" w:cs="Times New Roman"/>
          <w:b/>
          <w:bCs/>
          <w:sz w:val="24"/>
          <w:szCs w:val="24"/>
        </w:rPr>
        <w:t>）站点相关页</w:t>
      </w:r>
    </w:p>
    <w:p w14:paraId="2C643E0D"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站点详情</w:t>
      </w:r>
      <w:r w:rsidRPr="002D4C29">
        <w:rPr>
          <w:rFonts w:ascii="Times New Roman" w:eastAsia="宋体" w:hAnsi="Times New Roman" w:cs="Times New Roman"/>
          <w:sz w:val="24"/>
          <w:szCs w:val="24"/>
        </w:rPr>
        <w:t>：查看站点名称、位置、价格规则、设施等；可发起导航、预约、</w:t>
      </w:r>
      <w:proofErr w:type="gramStart"/>
      <w:r w:rsidRPr="002D4C29">
        <w:rPr>
          <w:rFonts w:ascii="Times New Roman" w:eastAsia="宋体" w:hAnsi="Times New Roman" w:cs="Times New Roman"/>
          <w:sz w:val="24"/>
          <w:szCs w:val="24"/>
        </w:rPr>
        <w:t>联系桩主等</w:t>
      </w:r>
      <w:proofErr w:type="gramEnd"/>
      <w:r w:rsidRPr="002D4C29">
        <w:rPr>
          <w:rFonts w:ascii="Times New Roman" w:eastAsia="宋体" w:hAnsi="Times New Roman" w:cs="Times New Roman"/>
          <w:sz w:val="24"/>
          <w:szCs w:val="24"/>
        </w:rPr>
        <w:t>（以详情</w:t>
      </w:r>
      <w:proofErr w:type="gramStart"/>
      <w:r w:rsidRPr="002D4C29">
        <w:rPr>
          <w:rFonts w:ascii="Times New Roman" w:eastAsia="宋体" w:hAnsi="Times New Roman" w:cs="Times New Roman"/>
          <w:sz w:val="24"/>
          <w:szCs w:val="24"/>
        </w:rPr>
        <w:t>页实际</w:t>
      </w:r>
      <w:proofErr w:type="gramEnd"/>
      <w:r w:rsidRPr="002D4C29">
        <w:rPr>
          <w:rFonts w:ascii="Times New Roman" w:eastAsia="宋体" w:hAnsi="Times New Roman" w:cs="Times New Roman"/>
          <w:sz w:val="24"/>
          <w:szCs w:val="24"/>
        </w:rPr>
        <w:t>按钮为准）。</w:t>
      </w:r>
    </w:p>
    <w:p w14:paraId="7C482323"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lastRenderedPageBreak/>
        <w:t>评价页</w:t>
      </w:r>
      <w:r w:rsidRPr="002D4C29">
        <w:rPr>
          <w:rFonts w:ascii="Times New Roman" w:eastAsia="宋体" w:hAnsi="Times New Roman" w:cs="Times New Roman"/>
          <w:sz w:val="24"/>
          <w:szCs w:val="24"/>
        </w:rPr>
        <w:t>：查看或发表评价。</w:t>
      </w:r>
    </w:p>
    <w:p w14:paraId="43F1244B" w14:textId="77777777" w:rsidR="002D4C29" w:rsidRDefault="002D4C29" w:rsidP="002D4C29">
      <w:pPr>
        <w:widowControl/>
        <w:spacing w:line="360" w:lineRule="auto"/>
        <w:ind w:firstLineChars="200" w:firstLine="482"/>
        <w:rPr>
          <w:rFonts w:ascii="Times New Roman" w:eastAsia="宋体" w:hAnsi="Times New Roman" w:cs="Times New Roman"/>
          <w:sz w:val="24"/>
          <w:szCs w:val="24"/>
        </w:rPr>
      </w:pPr>
      <w:r w:rsidRPr="002D4C29">
        <w:rPr>
          <w:rFonts w:ascii="Times New Roman" w:eastAsia="宋体" w:hAnsi="Times New Roman" w:cs="Times New Roman"/>
          <w:b/>
          <w:bCs/>
          <w:sz w:val="24"/>
          <w:szCs w:val="24"/>
        </w:rPr>
        <w:t>预约页</w:t>
      </w:r>
      <w:r w:rsidRPr="002D4C29">
        <w:rPr>
          <w:rFonts w:ascii="Times New Roman" w:eastAsia="宋体" w:hAnsi="Times New Roman" w:cs="Times New Roman"/>
          <w:sz w:val="24"/>
          <w:szCs w:val="24"/>
        </w:rPr>
        <w:t>：选择时段等完成预约流程。</w:t>
      </w:r>
    </w:p>
    <w:p w14:paraId="36C98639" w14:textId="045078F1" w:rsidR="002D4C29" w:rsidRPr="002D4C29" w:rsidRDefault="002D4C29" w:rsidP="002D4C29">
      <w:pPr>
        <w:widowControl/>
        <w:spacing w:line="360" w:lineRule="auto"/>
        <w:ind w:firstLineChars="200" w:firstLine="480"/>
        <w:rPr>
          <w:rFonts w:ascii="Times New Roman" w:eastAsia="宋体" w:hAnsi="Times New Roman" w:cs="Times New Roman"/>
          <w:sz w:val="24"/>
          <w:szCs w:val="24"/>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2D4C29" w14:paraId="096A1F17" w14:textId="77777777" w:rsidTr="002D4C29">
        <w:tc>
          <w:tcPr>
            <w:tcW w:w="4151" w:type="dxa"/>
            <w:vAlign w:val="center"/>
          </w:tcPr>
          <w:p w14:paraId="0E7040DA" w14:textId="77777777" w:rsidR="002D4C29" w:rsidRDefault="002D4C29" w:rsidP="002D4C29">
            <w:pPr>
              <w:keepNext/>
              <w:widowControl/>
              <w:spacing w:line="360" w:lineRule="auto"/>
              <w:jc w:val="center"/>
              <w:rPr>
                <w:rFonts w:hint="eastAsia"/>
              </w:rPr>
            </w:pPr>
            <w:r w:rsidRPr="002D4C29">
              <w:rPr>
                <w:rFonts w:ascii="Times New Roman" w:eastAsia="宋体" w:hAnsi="Times New Roman" w:cs="Times New Roman"/>
                <w:sz w:val="24"/>
                <w:szCs w:val="24"/>
              </w:rPr>
              <w:drawing>
                <wp:inline distT="0" distB="0" distL="0" distR="0" wp14:anchorId="1EBA860A" wp14:editId="4B68D098">
                  <wp:extent cx="2052486" cy="3600000"/>
                  <wp:effectExtent l="0" t="0" r="5080" b="635"/>
                  <wp:docPr id="154264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8180" name=""/>
                          <pic:cNvPicPr/>
                        </pic:nvPicPr>
                        <pic:blipFill>
                          <a:blip r:embed="rId26"/>
                          <a:stretch>
                            <a:fillRect/>
                          </a:stretch>
                        </pic:blipFill>
                        <pic:spPr>
                          <a:xfrm>
                            <a:off x="0" y="0"/>
                            <a:ext cx="2052486" cy="3600000"/>
                          </a:xfrm>
                          <a:prstGeom prst="rect">
                            <a:avLst/>
                          </a:prstGeom>
                        </pic:spPr>
                      </pic:pic>
                    </a:graphicData>
                  </a:graphic>
                </wp:inline>
              </w:drawing>
            </w:r>
          </w:p>
          <w:p w14:paraId="3D778A90" w14:textId="583F8E6E" w:rsidR="002D4C29" w:rsidRDefault="002D4C29" w:rsidP="002D4C29">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5158DC">
              <w:rPr>
                <w:noProof/>
              </w:rPr>
              <w:t>14</w:t>
            </w:r>
            <w:r>
              <w:rPr>
                <w:rFonts w:hint="eastAsia"/>
              </w:rPr>
              <w:fldChar w:fldCharType="end"/>
            </w:r>
            <w:r>
              <w:rPr>
                <w:rFonts w:hint="eastAsia"/>
              </w:rPr>
              <w:t xml:space="preserve"> </w:t>
            </w:r>
            <w:r>
              <w:rPr>
                <w:rFonts w:hint="eastAsia"/>
              </w:rPr>
              <w:t>站点详情</w:t>
            </w:r>
          </w:p>
        </w:tc>
        <w:tc>
          <w:tcPr>
            <w:tcW w:w="4151" w:type="dxa"/>
            <w:vAlign w:val="center"/>
          </w:tcPr>
          <w:p w14:paraId="59DD2AD8" w14:textId="77777777" w:rsidR="005158DC" w:rsidRDefault="005158DC" w:rsidP="005158DC">
            <w:pPr>
              <w:keepNext/>
              <w:widowControl/>
              <w:spacing w:line="360" w:lineRule="auto"/>
              <w:jc w:val="center"/>
              <w:rPr>
                <w:rFonts w:hint="eastAsia"/>
              </w:rPr>
            </w:pPr>
            <w:r w:rsidRPr="005158DC">
              <w:rPr>
                <w:rFonts w:ascii="Times New Roman" w:eastAsia="宋体" w:hAnsi="Times New Roman" w:cs="Times New Roman"/>
                <w:sz w:val="24"/>
                <w:szCs w:val="24"/>
              </w:rPr>
              <w:drawing>
                <wp:inline distT="0" distB="0" distL="0" distR="0" wp14:anchorId="6373E33E" wp14:editId="1CAD9248">
                  <wp:extent cx="2047151" cy="3600000"/>
                  <wp:effectExtent l="0" t="0" r="0" b="635"/>
                  <wp:docPr id="1397076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76275" name=""/>
                          <pic:cNvPicPr/>
                        </pic:nvPicPr>
                        <pic:blipFill>
                          <a:blip r:embed="rId27"/>
                          <a:stretch>
                            <a:fillRect/>
                          </a:stretch>
                        </pic:blipFill>
                        <pic:spPr>
                          <a:xfrm>
                            <a:off x="0" y="0"/>
                            <a:ext cx="2047151" cy="3600000"/>
                          </a:xfrm>
                          <a:prstGeom prst="rect">
                            <a:avLst/>
                          </a:prstGeom>
                        </pic:spPr>
                      </pic:pic>
                    </a:graphicData>
                  </a:graphic>
                </wp:inline>
              </w:drawing>
            </w:r>
          </w:p>
          <w:p w14:paraId="2E0B7A93" w14:textId="0D22376B" w:rsidR="002D4C29" w:rsidRDefault="005158DC" w:rsidP="005158DC">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noProof/>
              </w:rPr>
              <w:t>15</w:t>
            </w:r>
            <w:r>
              <w:rPr>
                <w:rFonts w:hint="eastAsia"/>
              </w:rPr>
              <w:fldChar w:fldCharType="end"/>
            </w:r>
            <w:r>
              <w:rPr>
                <w:rFonts w:hint="eastAsia"/>
              </w:rPr>
              <w:t xml:space="preserve"> </w:t>
            </w:r>
            <w:r>
              <w:rPr>
                <w:rFonts w:hint="eastAsia"/>
              </w:rPr>
              <w:t>私桩详情</w:t>
            </w:r>
          </w:p>
        </w:tc>
      </w:tr>
    </w:tbl>
    <w:p w14:paraId="7D93C021" w14:textId="77777777" w:rsidR="002D4C29" w:rsidRPr="00451181" w:rsidRDefault="002D4C29" w:rsidP="002D4C29">
      <w:pPr>
        <w:widowControl/>
        <w:spacing w:line="360" w:lineRule="auto"/>
        <w:rPr>
          <w:rFonts w:ascii="Times New Roman" w:eastAsia="宋体" w:hAnsi="Times New Roman" w:cs="Times New Roman" w:hint="eastAsia"/>
          <w:sz w:val="24"/>
          <w:szCs w:val="24"/>
        </w:rPr>
      </w:pPr>
    </w:p>
    <w:p w14:paraId="5F312D42" w14:textId="33C5AEF4" w:rsidR="00451181" w:rsidRPr="005158DC" w:rsidRDefault="00451181" w:rsidP="005158DC">
      <w:pPr>
        <w:pStyle w:val="af5"/>
        <w:widowControl/>
        <w:numPr>
          <w:ilvl w:val="0"/>
          <w:numId w:val="15"/>
        </w:numPr>
        <w:spacing w:line="360" w:lineRule="auto"/>
        <w:ind w:firstLineChars="0"/>
        <w:rPr>
          <w:rFonts w:ascii="Times New Roman" w:eastAsia="宋体" w:hAnsi="Times New Roman" w:cs="Times New Roman"/>
          <w:sz w:val="24"/>
          <w:szCs w:val="24"/>
        </w:rPr>
      </w:pPr>
      <w:r w:rsidRPr="005158DC">
        <w:rPr>
          <w:rFonts w:ascii="Times New Roman" w:eastAsia="宋体" w:hAnsi="Times New Roman" w:cs="Times New Roman"/>
          <w:b/>
          <w:bCs/>
          <w:sz w:val="24"/>
          <w:szCs w:val="24"/>
        </w:rPr>
        <w:t>搜索与路径规划</w:t>
      </w:r>
    </w:p>
    <w:p w14:paraId="2DACE30B" w14:textId="77777777" w:rsidR="005158DC" w:rsidRDefault="005158DC" w:rsidP="005158DC">
      <w:pPr>
        <w:widowControl/>
        <w:spacing w:line="360" w:lineRule="auto"/>
        <w:ind w:firstLineChars="200" w:firstLine="480"/>
        <w:rPr>
          <w:rFonts w:ascii="Times New Roman" w:eastAsia="宋体" w:hAnsi="Times New Roman" w:cs="Times New Roman"/>
          <w:sz w:val="24"/>
          <w:szCs w:val="24"/>
        </w:rPr>
      </w:pPr>
      <w:r w:rsidRPr="005158DC">
        <w:rPr>
          <w:rFonts w:ascii="Times New Roman" w:eastAsia="宋体" w:hAnsi="Times New Roman" w:cs="Times New Roman"/>
          <w:sz w:val="24"/>
          <w:szCs w:val="24"/>
        </w:rPr>
        <w:t>用户可以：</w:t>
      </w:r>
    </w:p>
    <w:p w14:paraId="2E9BC1C8" w14:textId="56466DF1" w:rsidR="005158DC" w:rsidRDefault="005158DC" w:rsidP="005158DC">
      <w:pPr>
        <w:widowControl/>
        <w:spacing w:line="360" w:lineRule="auto"/>
        <w:ind w:firstLineChars="200" w:firstLine="482"/>
        <w:rPr>
          <w:rFonts w:ascii="Times New Roman" w:eastAsia="宋体" w:hAnsi="Times New Roman" w:cs="Times New Roman"/>
          <w:sz w:val="24"/>
          <w:szCs w:val="24"/>
        </w:rPr>
      </w:pPr>
      <w:r>
        <w:rPr>
          <w:rFonts w:ascii="Times New Roman" w:eastAsia="宋体" w:hAnsi="Times New Roman" w:cs="Times New Roman" w:hint="eastAsia"/>
          <w:b/>
          <w:bCs/>
          <w:sz w:val="24"/>
          <w:szCs w:val="24"/>
        </w:rPr>
        <w:t>短途、</w:t>
      </w:r>
      <w:r w:rsidRPr="005158DC">
        <w:rPr>
          <w:rFonts w:ascii="Times New Roman" w:eastAsia="宋体" w:hAnsi="Times New Roman" w:cs="Times New Roman"/>
          <w:b/>
          <w:bCs/>
          <w:sz w:val="24"/>
          <w:szCs w:val="24"/>
        </w:rPr>
        <w:t>长途路径规划</w:t>
      </w:r>
      <w:r w:rsidRPr="005158DC">
        <w:rPr>
          <w:rFonts w:ascii="Times New Roman" w:eastAsia="宋体" w:hAnsi="Times New Roman" w:cs="Times New Roman"/>
          <w:sz w:val="24"/>
          <w:szCs w:val="24"/>
        </w:rPr>
        <w:t>：在独立页面设置起点终点或途经逻辑，查看规划结果页。</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5158DC" w14:paraId="1CC24678" w14:textId="77777777" w:rsidTr="005158DC">
        <w:tc>
          <w:tcPr>
            <w:tcW w:w="4151" w:type="dxa"/>
            <w:vAlign w:val="center"/>
          </w:tcPr>
          <w:p w14:paraId="3AC85866" w14:textId="77777777" w:rsidR="005158DC" w:rsidRDefault="005158DC" w:rsidP="005158DC">
            <w:pPr>
              <w:keepNext/>
              <w:widowControl/>
              <w:spacing w:line="360" w:lineRule="auto"/>
              <w:jc w:val="center"/>
              <w:rPr>
                <w:rFonts w:hint="eastAsia"/>
              </w:rPr>
            </w:pPr>
            <w:r w:rsidRPr="005158DC">
              <w:rPr>
                <w:rFonts w:ascii="Times New Roman" w:eastAsia="宋体" w:hAnsi="Times New Roman" w:cs="Times New Roman"/>
                <w:sz w:val="24"/>
                <w:szCs w:val="24"/>
              </w:rPr>
              <w:lastRenderedPageBreak/>
              <w:drawing>
                <wp:inline distT="0" distB="0" distL="0" distR="0" wp14:anchorId="5B10934E" wp14:editId="17B42B5D">
                  <wp:extent cx="2497763" cy="3600000"/>
                  <wp:effectExtent l="0" t="0" r="0" b="635"/>
                  <wp:docPr id="838121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21528" name=""/>
                          <pic:cNvPicPr/>
                        </pic:nvPicPr>
                        <pic:blipFill>
                          <a:blip r:embed="rId28"/>
                          <a:stretch>
                            <a:fillRect/>
                          </a:stretch>
                        </pic:blipFill>
                        <pic:spPr>
                          <a:xfrm>
                            <a:off x="0" y="0"/>
                            <a:ext cx="2497763" cy="3600000"/>
                          </a:xfrm>
                          <a:prstGeom prst="rect">
                            <a:avLst/>
                          </a:prstGeom>
                        </pic:spPr>
                      </pic:pic>
                    </a:graphicData>
                  </a:graphic>
                </wp:inline>
              </w:drawing>
            </w:r>
          </w:p>
          <w:p w14:paraId="6252DA38" w14:textId="1EDBD593" w:rsidR="005158DC" w:rsidRDefault="005158DC" w:rsidP="005158DC">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noProof/>
              </w:rPr>
              <w:t>16</w:t>
            </w:r>
            <w:r>
              <w:rPr>
                <w:rFonts w:hint="eastAsia"/>
              </w:rPr>
              <w:fldChar w:fldCharType="end"/>
            </w:r>
            <w:r>
              <w:rPr>
                <w:rFonts w:hint="eastAsia"/>
              </w:rPr>
              <w:t xml:space="preserve"> </w:t>
            </w:r>
            <w:r>
              <w:rPr>
                <w:rFonts w:hint="eastAsia"/>
              </w:rPr>
              <w:t>短途路径规划</w:t>
            </w:r>
          </w:p>
        </w:tc>
        <w:tc>
          <w:tcPr>
            <w:tcW w:w="4151" w:type="dxa"/>
            <w:vAlign w:val="center"/>
          </w:tcPr>
          <w:p w14:paraId="23B1D84D" w14:textId="77777777" w:rsidR="005158DC" w:rsidRDefault="005158DC" w:rsidP="005158DC">
            <w:pPr>
              <w:keepNext/>
              <w:widowControl/>
              <w:spacing w:line="360" w:lineRule="auto"/>
              <w:jc w:val="center"/>
              <w:rPr>
                <w:rFonts w:hint="eastAsia"/>
              </w:rPr>
            </w:pPr>
            <w:r>
              <w:rPr>
                <w:noProof/>
              </w:rPr>
              <w:drawing>
                <wp:inline distT="0" distB="0" distL="0" distR="0" wp14:anchorId="48D22193" wp14:editId="2C60D90C">
                  <wp:extent cx="2038643" cy="3600000"/>
                  <wp:effectExtent l="0" t="0" r="0" b="635"/>
                  <wp:docPr id="8588235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38643" cy="3600000"/>
                          </a:xfrm>
                          <a:prstGeom prst="rect">
                            <a:avLst/>
                          </a:prstGeom>
                          <a:noFill/>
                          <a:ln>
                            <a:noFill/>
                          </a:ln>
                        </pic:spPr>
                      </pic:pic>
                    </a:graphicData>
                  </a:graphic>
                </wp:inline>
              </w:drawing>
            </w:r>
          </w:p>
          <w:p w14:paraId="1F8A6E9D" w14:textId="55EE3774" w:rsidR="005158DC" w:rsidRDefault="005158DC" w:rsidP="005158DC">
            <w:pPr>
              <w:pStyle w:val="a3"/>
              <w:jc w:val="center"/>
              <w:rPr>
                <w:rFonts w:ascii="Times New Roman" w:eastAsia="宋体" w:hAnsi="Times New Roman" w:cs="Times New Roman" w:hint="eastAsia"/>
                <w:sz w:val="24"/>
                <w:szCs w:val="24"/>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noProof/>
              </w:rPr>
              <w:t>17</w:t>
            </w:r>
            <w:r>
              <w:rPr>
                <w:rFonts w:hint="eastAsia"/>
              </w:rPr>
              <w:fldChar w:fldCharType="end"/>
            </w:r>
            <w:r>
              <w:rPr>
                <w:rFonts w:hint="eastAsia"/>
              </w:rPr>
              <w:t xml:space="preserve"> </w:t>
            </w:r>
            <w:r>
              <w:rPr>
                <w:rFonts w:hint="eastAsia"/>
              </w:rPr>
              <w:t>长途路径规划</w:t>
            </w:r>
          </w:p>
        </w:tc>
      </w:tr>
    </w:tbl>
    <w:p w14:paraId="7B12DCDE" w14:textId="77777777" w:rsidR="005158DC" w:rsidRPr="00451181" w:rsidRDefault="005158DC" w:rsidP="005158DC">
      <w:pPr>
        <w:widowControl/>
        <w:spacing w:line="360" w:lineRule="auto"/>
        <w:rPr>
          <w:rFonts w:ascii="Times New Roman" w:eastAsia="宋体" w:hAnsi="Times New Roman" w:cs="Times New Roman" w:hint="eastAsia"/>
          <w:sz w:val="24"/>
          <w:szCs w:val="24"/>
        </w:rPr>
      </w:pPr>
    </w:p>
    <w:p w14:paraId="7366B4ED" w14:textId="77777777" w:rsidR="00451181" w:rsidRPr="00451181" w:rsidRDefault="00451181" w:rsidP="00451181">
      <w:pPr>
        <w:widowControl/>
        <w:spacing w:line="360" w:lineRule="auto"/>
        <w:rPr>
          <w:rFonts w:ascii="黑体" w:eastAsia="黑体" w:hAnsi="黑体" w:cs="Times New Roman"/>
          <w:sz w:val="24"/>
          <w:szCs w:val="24"/>
        </w:rPr>
      </w:pPr>
      <w:r w:rsidRPr="00451181">
        <w:rPr>
          <w:rFonts w:ascii="黑体" w:eastAsia="黑体" w:hAnsi="黑体" w:cs="Times New Roman"/>
          <w:sz w:val="24"/>
          <w:szCs w:val="24"/>
        </w:rPr>
        <w:t xml:space="preserve">3.5.2.5 </w:t>
      </w:r>
      <w:proofErr w:type="gramStart"/>
      <w:r w:rsidRPr="00451181">
        <w:rPr>
          <w:rFonts w:ascii="黑体" w:eastAsia="黑体" w:hAnsi="黑体" w:cs="Times New Roman"/>
          <w:sz w:val="24"/>
          <w:szCs w:val="24"/>
        </w:rPr>
        <w:t>交互与</w:t>
      </w:r>
      <w:proofErr w:type="gramEnd"/>
      <w:r w:rsidRPr="00451181">
        <w:rPr>
          <w:rFonts w:ascii="黑体" w:eastAsia="黑体" w:hAnsi="黑体" w:cs="Times New Roman"/>
          <w:sz w:val="24"/>
          <w:szCs w:val="24"/>
        </w:rPr>
        <w:t>状态</w:t>
      </w:r>
    </w:p>
    <w:p w14:paraId="4637E42E" w14:textId="77777777" w:rsidR="00451181" w:rsidRPr="00451181" w:rsidRDefault="00451181" w:rsidP="00451181">
      <w:pPr>
        <w:widowControl/>
        <w:numPr>
          <w:ilvl w:val="0"/>
          <w:numId w:val="6"/>
        </w:numPr>
        <w:spacing w:line="360" w:lineRule="auto"/>
        <w:rPr>
          <w:rFonts w:ascii="Times New Roman" w:eastAsia="宋体" w:hAnsi="Times New Roman" w:cs="Times New Roman"/>
          <w:sz w:val="24"/>
          <w:szCs w:val="24"/>
        </w:rPr>
      </w:pPr>
      <w:r w:rsidRPr="00451181">
        <w:rPr>
          <w:rFonts w:ascii="Times New Roman" w:eastAsia="宋体" w:hAnsi="Times New Roman" w:cs="Times New Roman"/>
          <w:b/>
          <w:bCs/>
          <w:sz w:val="24"/>
          <w:szCs w:val="24"/>
        </w:rPr>
        <w:t>加载</w:t>
      </w:r>
      <w:r w:rsidRPr="00451181">
        <w:rPr>
          <w:rFonts w:ascii="Times New Roman" w:eastAsia="宋体" w:hAnsi="Times New Roman" w:cs="Times New Roman"/>
          <w:b/>
          <w:bCs/>
          <w:sz w:val="24"/>
          <w:szCs w:val="24"/>
        </w:rPr>
        <w:t xml:space="preserve"> / </w:t>
      </w:r>
      <w:r w:rsidRPr="00451181">
        <w:rPr>
          <w:rFonts w:ascii="Times New Roman" w:eastAsia="宋体" w:hAnsi="Times New Roman" w:cs="Times New Roman"/>
          <w:b/>
          <w:bCs/>
          <w:sz w:val="24"/>
          <w:szCs w:val="24"/>
        </w:rPr>
        <w:t>空列表</w:t>
      </w:r>
      <w:r w:rsidRPr="00451181">
        <w:rPr>
          <w:rFonts w:ascii="Times New Roman" w:eastAsia="宋体" w:hAnsi="Times New Roman" w:cs="Times New Roman"/>
          <w:b/>
          <w:bCs/>
          <w:sz w:val="24"/>
          <w:szCs w:val="24"/>
        </w:rPr>
        <w:t xml:space="preserve"> / </w:t>
      </w:r>
      <w:r w:rsidRPr="00451181">
        <w:rPr>
          <w:rFonts w:ascii="Times New Roman" w:eastAsia="宋体" w:hAnsi="Times New Roman" w:cs="Times New Roman"/>
          <w:b/>
          <w:bCs/>
          <w:sz w:val="24"/>
          <w:szCs w:val="24"/>
        </w:rPr>
        <w:t>异常</w:t>
      </w:r>
      <w:r w:rsidRPr="00451181">
        <w:rPr>
          <w:rFonts w:ascii="Times New Roman" w:eastAsia="宋体" w:hAnsi="Times New Roman" w:cs="Times New Roman"/>
          <w:sz w:val="24"/>
          <w:szCs w:val="24"/>
        </w:rPr>
        <w:t>：列表区域统一文案提示（如「正在获取周边充电站</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」、无结果提示）。</w:t>
      </w:r>
    </w:p>
    <w:p w14:paraId="69398AC1" w14:textId="77777777" w:rsidR="00451181" w:rsidRPr="00451181" w:rsidRDefault="00451181" w:rsidP="00451181">
      <w:pPr>
        <w:widowControl/>
        <w:numPr>
          <w:ilvl w:val="0"/>
          <w:numId w:val="6"/>
        </w:numPr>
        <w:spacing w:line="360" w:lineRule="auto"/>
        <w:rPr>
          <w:rFonts w:ascii="Times New Roman" w:eastAsia="宋体" w:hAnsi="Times New Roman" w:cs="Times New Roman"/>
          <w:sz w:val="24"/>
          <w:szCs w:val="24"/>
        </w:rPr>
      </w:pPr>
      <w:r w:rsidRPr="00451181">
        <w:rPr>
          <w:rFonts w:ascii="Times New Roman" w:eastAsia="宋体" w:hAnsi="Times New Roman" w:cs="Times New Roman"/>
          <w:b/>
          <w:bCs/>
          <w:sz w:val="24"/>
          <w:szCs w:val="24"/>
        </w:rPr>
        <w:t>反馈</w:t>
      </w:r>
      <w:r w:rsidRPr="00451181">
        <w:rPr>
          <w:rFonts w:ascii="Times New Roman" w:eastAsia="宋体" w:hAnsi="Times New Roman" w:cs="Times New Roman"/>
          <w:sz w:val="24"/>
          <w:szCs w:val="24"/>
        </w:rPr>
        <w:t>：关键操作使用</w:t>
      </w:r>
      <w:r w:rsidRPr="00451181">
        <w:rPr>
          <w:rFonts w:ascii="Times New Roman" w:eastAsia="宋体" w:hAnsi="Times New Roman" w:cs="Times New Roman"/>
          <w:sz w:val="24"/>
          <w:szCs w:val="24"/>
        </w:rPr>
        <w:t xml:space="preserve"> Loading</w:t>
      </w:r>
      <w:r w:rsidRPr="00451181">
        <w:rPr>
          <w:rFonts w:ascii="Times New Roman" w:eastAsia="宋体" w:hAnsi="Times New Roman" w:cs="Times New Roman"/>
          <w:sz w:val="24"/>
          <w:szCs w:val="24"/>
        </w:rPr>
        <w:t>、</w:t>
      </w:r>
      <w:r w:rsidRPr="00451181">
        <w:rPr>
          <w:rFonts w:ascii="Times New Roman" w:eastAsia="宋体" w:hAnsi="Times New Roman" w:cs="Times New Roman"/>
          <w:sz w:val="24"/>
          <w:szCs w:val="24"/>
        </w:rPr>
        <w:t xml:space="preserve">Toast </w:t>
      </w:r>
      <w:r w:rsidRPr="00451181">
        <w:rPr>
          <w:rFonts w:ascii="Times New Roman" w:eastAsia="宋体" w:hAnsi="Times New Roman" w:cs="Times New Roman"/>
          <w:sz w:val="24"/>
          <w:szCs w:val="24"/>
        </w:rPr>
        <w:t>等轻量反馈。</w:t>
      </w:r>
    </w:p>
    <w:p w14:paraId="5F8D0A58" w14:textId="77777777" w:rsidR="00451181" w:rsidRPr="00451181" w:rsidRDefault="00451181" w:rsidP="00451181">
      <w:pPr>
        <w:widowControl/>
        <w:numPr>
          <w:ilvl w:val="0"/>
          <w:numId w:val="6"/>
        </w:numPr>
        <w:spacing w:line="360" w:lineRule="auto"/>
        <w:rPr>
          <w:rFonts w:ascii="Times New Roman" w:eastAsia="宋体" w:hAnsi="Times New Roman" w:cs="Times New Roman"/>
          <w:sz w:val="24"/>
          <w:szCs w:val="24"/>
        </w:rPr>
      </w:pPr>
      <w:r w:rsidRPr="00451181">
        <w:rPr>
          <w:rFonts w:ascii="Times New Roman" w:eastAsia="宋体" w:hAnsi="Times New Roman" w:cs="Times New Roman"/>
          <w:b/>
          <w:bCs/>
          <w:sz w:val="24"/>
          <w:szCs w:val="24"/>
        </w:rPr>
        <w:t>权限</w:t>
      </w:r>
      <w:r w:rsidRPr="00451181">
        <w:rPr>
          <w:rFonts w:ascii="Times New Roman" w:eastAsia="宋体" w:hAnsi="Times New Roman" w:cs="Times New Roman"/>
          <w:sz w:val="24"/>
          <w:szCs w:val="24"/>
        </w:rPr>
        <w:t>：进入需登录页面</w:t>
      </w:r>
      <w:proofErr w:type="gramStart"/>
      <w:r w:rsidRPr="00451181">
        <w:rPr>
          <w:rFonts w:ascii="Times New Roman" w:eastAsia="宋体" w:hAnsi="Times New Roman" w:cs="Times New Roman"/>
          <w:sz w:val="24"/>
          <w:szCs w:val="24"/>
        </w:rPr>
        <w:t>时弹窗确认</w:t>
      </w:r>
      <w:proofErr w:type="gramEnd"/>
      <w:r w:rsidRPr="00451181">
        <w:rPr>
          <w:rFonts w:ascii="Times New Roman" w:eastAsia="宋体" w:hAnsi="Times New Roman" w:cs="Times New Roman"/>
          <w:sz w:val="24"/>
          <w:szCs w:val="24"/>
        </w:rPr>
        <w:t>是否前往登录，避免突兀跳转。</w:t>
      </w:r>
    </w:p>
    <w:p w14:paraId="11A3F2E1" w14:textId="77777777" w:rsidR="00451181" w:rsidRDefault="00451181" w:rsidP="00451181">
      <w:pPr>
        <w:widowControl/>
        <w:spacing w:line="360" w:lineRule="auto"/>
        <w:rPr>
          <w:rFonts w:ascii="Times New Roman" w:eastAsia="宋体" w:hAnsi="Times New Roman" w:cs="Times New Roman"/>
          <w:b/>
          <w:bCs/>
          <w:sz w:val="24"/>
          <w:szCs w:val="24"/>
        </w:rPr>
      </w:pPr>
    </w:p>
    <w:p w14:paraId="7D3A78B3" w14:textId="6BA6BE7E" w:rsidR="00451181" w:rsidRPr="00451181" w:rsidRDefault="00451181" w:rsidP="00451181">
      <w:pPr>
        <w:widowControl/>
        <w:spacing w:line="360" w:lineRule="auto"/>
        <w:rPr>
          <w:rFonts w:ascii="黑体" w:eastAsia="黑体" w:hAnsi="黑体" w:cs="Times New Roman" w:hint="eastAsia"/>
          <w:sz w:val="24"/>
          <w:szCs w:val="24"/>
        </w:rPr>
      </w:pPr>
      <w:r w:rsidRPr="00451181">
        <w:rPr>
          <w:rFonts w:ascii="黑体" w:eastAsia="黑体" w:hAnsi="黑体" w:cs="Times New Roman"/>
          <w:sz w:val="24"/>
          <w:szCs w:val="24"/>
        </w:rPr>
        <w:t>3.5.3 Web 管理端界面设计（预留）</w:t>
      </w:r>
    </w:p>
    <w:p w14:paraId="4F0D5E4E" w14:textId="76E6E3DA" w:rsidR="00BB437A" w:rsidRDefault="00BB437A">
      <w:pPr>
        <w:widowControl/>
        <w:jc w:val="left"/>
        <w:rPr>
          <w:rFonts w:hint="eastAsia"/>
        </w:rPr>
      </w:pPr>
    </w:p>
    <w:p w14:paraId="1C71E28A" w14:textId="12C01A9C" w:rsidR="00451181" w:rsidRDefault="00451181">
      <w:pPr>
        <w:widowControl/>
        <w:jc w:val="left"/>
        <w:rPr>
          <w:rFonts w:hint="eastAsia"/>
        </w:rPr>
      </w:pPr>
      <w:r>
        <w:rPr>
          <w:rFonts w:hint="eastAsia"/>
        </w:rPr>
        <w:br w:type="page"/>
      </w:r>
    </w:p>
    <w:p w14:paraId="6EC98240" w14:textId="77777777" w:rsidR="003E056B" w:rsidRDefault="003E056B">
      <w:pPr>
        <w:rPr>
          <w:rFonts w:hint="eastAsia"/>
        </w:rPr>
      </w:pPr>
    </w:p>
    <w:p w14:paraId="4EE7A9CE" w14:textId="77777777" w:rsidR="003E056B" w:rsidRDefault="00000000">
      <w:pPr>
        <w:pStyle w:val="1"/>
        <w:numPr>
          <w:ilvl w:val="0"/>
          <w:numId w:val="0"/>
        </w:numPr>
        <w:ind w:left="1545" w:hanging="1545"/>
        <w:jc w:val="center"/>
        <w:rPr>
          <w:rFonts w:hint="eastAsia"/>
        </w:rPr>
      </w:pPr>
      <w:bookmarkStart w:id="43" w:name="_Toc228733109"/>
      <w:r>
        <w:t>第四章</w:t>
      </w:r>
      <w:r>
        <w:rPr>
          <w:rFonts w:hint="eastAsia"/>
          <w:lang w:val="en-US"/>
        </w:rPr>
        <w:t xml:space="preserve"> </w:t>
      </w:r>
      <w:r>
        <w:rPr>
          <w:rFonts w:hint="eastAsia"/>
        </w:rPr>
        <w:t>测试报告</w:t>
      </w:r>
      <w:bookmarkEnd w:id="43"/>
    </w:p>
    <w:p w14:paraId="286A2B04" w14:textId="77777777" w:rsidR="003E056B" w:rsidRDefault="00000000" w:rsidP="001F2CE5">
      <w:pPr>
        <w:pStyle w:val="2"/>
        <w:rPr>
          <w:rFonts w:hint="eastAsia"/>
        </w:rPr>
      </w:pPr>
      <w:bookmarkStart w:id="44" w:name="_Toc228733110"/>
      <w:r>
        <w:rPr>
          <w:rFonts w:hint="eastAsia"/>
        </w:rPr>
        <w:t xml:space="preserve">4.1 </w:t>
      </w:r>
      <w:r>
        <w:rPr>
          <w:rFonts w:hint="eastAsia"/>
        </w:rPr>
        <w:t>用户</w:t>
      </w:r>
      <w:proofErr w:type="gramStart"/>
      <w:r>
        <w:rPr>
          <w:rFonts w:hint="eastAsia"/>
        </w:rPr>
        <w:t>端核心</w:t>
      </w:r>
      <w:proofErr w:type="gramEnd"/>
      <w:r>
        <w:rPr>
          <w:rFonts w:hint="eastAsia"/>
        </w:rPr>
        <w:t>功能模块测试</w:t>
      </w:r>
      <w:bookmarkEnd w:id="44"/>
    </w:p>
    <w:p w14:paraId="0C00F081"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本模块对应平台车主用户移动</w:t>
      </w:r>
      <w:proofErr w:type="gramStart"/>
      <w:r w:rsidRPr="00BB437A">
        <w:rPr>
          <w:rFonts w:ascii="Times New Roman" w:eastAsia="宋体" w:hAnsi="Times New Roman" w:cs="Times New Roman"/>
          <w:sz w:val="24"/>
          <w:szCs w:val="24"/>
        </w:rPr>
        <w:t>端全业务</w:t>
      </w:r>
      <w:proofErr w:type="gramEnd"/>
      <w:r w:rsidRPr="00BB437A">
        <w:rPr>
          <w:rFonts w:ascii="Times New Roman" w:eastAsia="宋体" w:hAnsi="Times New Roman" w:cs="Times New Roman"/>
          <w:sz w:val="24"/>
          <w:szCs w:val="24"/>
        </w:rPr>
        <w:t>功能，覆盖用户从注册登录、找桩导航、私桩共享、</w:t>
      </w:r>
      <w:r w:rsidRPr="00BB437A">
        <w:rPr>
          <w:rFonts w:ascii="Times New Roman" w:eastAsia="宋体" w:hAnsi="Times New Roman" w:cs="Times New Roman"/>
          <w:sz w:val="24"/>
          <w:szCs w:val="24"/>
        </w:rPr>
        <w:t xml:space="preserve">V2V </w:t>
      </w:r>
      <w:r w:rsidRPr="00BB437A">
        <w:rPr>
          <w:rFonts w:ascii="Times New Roman" w:eastAsia="宋体" w:hAnsi="Times New Roman" w:cs="Times New Roman"/>
          <w:sz w:val="24"/>
          <w:szCs w:val="24"/>
        </w:rPr>
        <w:t>互助到应急救援的全流程核心服务，测试结果如下。</w:t>
      </w:r>
    </w:p>
    <w:tbl>
      <w:tblPr>
        <w:tblStyle w:val="af1"/>
        <w:tblW w:w="0" w:type="auto"/>
        <w:tblLook w:val="04A0" w:firstRow="1" w:lastRow="0" w:firstColumn="1" w:lastColumn="0" w:noHBand="0" w:noVBand="1"/>
      </w:tblPr>
      <w:tblGrid>
        <w:gridCol w:w="1831"/>
        <w:gridCol w:w="4544"/>
        <w:gridCol w:w="1927"/>
      </w:tblGrid>
      <w:tr w:rsidR="003E056B" w14:paraId="2514FF83" w14:textId="77777777" w:rsidTr="00BB437A">
        <w:tc>
          <w:tcPr>
            <w:tcW w:w="1853" w:type="dxa"/>
            <w:shd w:val="clear" w:color="auto" w:fill="A5A5A5" w:themeFill="accent3"/>
            <w:vAlign w:val="center"/>
          </w:tcPr>
          <w:p w14:paraId="1B17333F" w14:textId="77777777" w:rsidR="003E056B" w:rsidRDefault="00000000" w:rsidP="00BB437A">
            <w:pPr>
              <w:jc w:val="center"/>
              <w:rPr>
                <w:rFonts w:ascii="宋体" w:eastAsia="宋体" w:hAnsi="宋体" w:cs="宋体" w:hint="eastAsia"/>
                <w:b/>
                <w:color w:val="FFFFFF"/>
                <w:szCs w:val="21"/>
              </w:rPr>
            </w:pPr>
            <w:r>
              <w:rPr>
                <w:rFonts w:ascii="宋体" w:eastAsia="宋体" w:hAnsi="宋体" w:cs="宋体" w:hint="eastAsia"/>
                <w:b/>
                <w:color w:val="000000" w:themeColor="text1"/>
                <w:szCs w:val="21"/>
              </w:rPr>
              <w:t>功能模块</w:t>
            </w:r>
          </w:p>
        </w:tc>
        <w:tc>
          <w:tcPr>
            <w:tcW w:w="4608" w:type="dxa"/>
            <w:shd w:val="clear" w:color="auto" w:fill="A5A5A5" w:themeFill="accent3"/>
            <w:vAlign w:val="center"/>
          </w:tcPr>
          <w:p w14:paraId="6415BC12" w14:textId="77777777" w:rsidR="003E056B" w:rsidRDefault="00000000" w:rsidP="00BB437A">
            <w:pPr>
              <w:jc w:val="center"/>
              <w:rPr>
                <w:rFonts w:ascii="宋体" w:eastAsia="宋体" w:hAnsi="宋体" w:cs="宋体" w:hint="eastAsia"/>
                <w:b/>
                <w:color w:val="FFFFFF"/>
                <w:szCs w:val="21"/>
              </w:rPr>
            </w:pPr>
            <w:r>
              <w:rPr>
                <w:rFonts w:ascii="宋体" w:eastAsia="宋体" w:hAnsi="宋体" w:cs="宋体" w:hint="eastAsia"/>
                <w:b/>
                <w:color w:val="000000" w:themeColor="text1"/>
                <w:szCs w:val="21"/>
              </w:rPr>
              <w:t>测试要点</w:t>
            </w:r>
          </w:p>
        </w:tc>
        <w:tc>
          <w:tcPr>
            <w:tcW w:w="1944" w:type="dxa"/>
            <w:shd w:val="clear" w:color="auto" w:fill="A5A5A5" w:themeFill="accent3"/>
            <w:vAlign w:val="center"/>
          </w:tcPr>
          <w:p w14:paraId="30DCE39E" w14:textId="77777777" w:rsidR="003E056B" w:rsidRDefault="00000000" w:rsidP="00BB437A">
            <w:pPr>
              <w:jc w:val="center"/>
              <w:rPr>
                <w:rFonts w:ascii="宋体" w:eastAsia="宋体" w:hAnsi="宋体" w:cs="宋体" w:hint="eastAsia"/>
                <w:b/>
                <w:color w:val="FFFFFF"/>
                <w:szCs w:val="21"/>
              </w:rPr>
            </w:pPr>
            <w:r>
              <w:rPr>
                <w:rFonts w:ascii="宋体" w:eastAsia="宋体" w:hAnsi="宋体" w:cs="宋体" w:hint="eastAsia"/>
                <w:b/>
                <w:color w:val="000000" w:themeColor="text1"/>
                <w:szCs w:val="21"/>
              </w:rPr>
              <w:t>测试结果</w:t>
            </w:r>
          </w:p>
        </w:tc>
      </w:tr>
      <w:tr w:rsidR="003E056B" w14:paraId="6790B6C5" w14:textId="77777777" w:rsidTr="00BB437A">
        <w:tc>
          <w:tcPr>
            <w:tcW w:w="1853" w:type="dxa"/>
            <w:shd w:val="clear" w:color="auto" w:fill="DBDBDB" w:themeFill="accent3" w:themeFillTint="66"/>
            <w:vAlign w:val="center"/>
          </w:tcPr>
          <w:p w14:paraId="319B19A2"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账号与个人中心</w:t>
            </w:r>
          </w:p>
        </w:tc>
        <w:tc>
          <w:tcPr>
            <w:tcW w:w="4608" w:type="dxa"/>
            <w:shd w:val="clear" w:color="auto" w:fill="DBDBDB" w:themeFill="accent3" w:themeFillTint="66"/>
            <w:vAlign w:val="center"/>
          </w:tcPr>
          <w:p w14:paraId="26333BE9"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注册 / 登录（验证码 / 密码）、车辆信息绑定、私桩绑定、收藏 / 拉黑、故障上报、智能客服</w:t>
            </w:r>
          </w:p>
        </w:tc>
        <w:tc>
          <w:tcPr>
            <w:tcW w:w="1944" w:type="dxa"/>
            <w:shd w:val="clear" w:color="auto" w:fill="DBDBDB" w:themeFill="accent3" w:themeFillTint="66"/>
            <w:vAlign w:val="center"/>
          </w:tcPr>
          <w:p w14:paraId="168E2E3E"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功能正常，权限校验有效，数据同步无异常，通过率 100%</w:t>
            </w:r>
          </w:p>
        </w:tc>
      </w:tr>
      <w:tr w:rsidR="003E056B" w14:paraId="5B226359" w14:textId="77777777" w:rsidTr="00BB437A">
        <w:tc>
          <w:tcPr>
            <w:tcW w:w="1853" w:type="dxa"/>
            <w:shd w:val="clear" w:color="auto" w:fill="F6F6F6" w:themeFill="accent3" w:themeFillTint="19"/>
            <w:vAlign w:val="center"/>
          </w:tcPr>
          <w:p w14:paraId="35C090E3"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地图与找</w:t>
            </w:r>
            <w:proofErr w:type="gramStart"/>
            <w:r>
              <w:rPr>
                <w:rFonts w:ascii="宋体" w:eastAsia="宋体" w:hAnsi="宋体" w:cs="宋体" w:hint="eastAsia"/>
                <w:color w:val="000000"/>
                <w:szCs w:val="21"/>
              </w:rPr>
              <w:t>桩服务</w:t>
            </w:r>
            <w:proofErr w:type="gramEnd"/>
          </w:p>
        </w:tc>
        <w:tc>
          <w:tcPr>
            <w:tcW w:w="4608" w:type="dxa"/>
            <w:shd w:val="clear" w:color="auto" w:fill="F6F6F6" w:themeFill="accent3" w:themeFillTint="19"/>
            <w:vAlign w:val="center"/>
          </w:tcPr>
          <w:p w14:paraId="37832ED4"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实时定位、周边公桩 / 私桩筛选、地图 - 列表双向联动、桩详情展示、导航跳转</w:t>
            </w:r>
          </w:p>
        </w:tc>
        <w:tc>
          <w:tcPr>
            <w:tcW w:w="1944" w:type="dxa"/>
            <w:shd w:val="clear" w:color="auto" w:fill="F6F6F6" w:themeFill="accent3" w:themeFillTint="19"/>
            <w:vAlign w:val="center"/>
          </w:tcPr>
          <w:p w14:paraId="3EA8571A"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定位精准度 ±5m，筛选逻辑正确，地图渲染无卡顿，通过率 98%</w:t>
            </w:r>
          </w:p>
        </w:tc>
      </w:tr>
      <w:tr w:rsidR="003E056B" w14:paraId="41592EF2" w14:textId="77777777" w:rsidTr="00BB437A">
        <w:tc>
          <w:tcPr>
            <w:tcW w:w="1853" w:type="dxa"/>
            <w:shd w:val="clear" w:color="auto" w:fill="DBDBDB" w:themeFill="accent3" w:themeFillTint="66"/>
            <w:vAlign w:val="center"/>
          </w:tcPr>
          <w:p w14:paraId="514A448B" w14:textId="77777777" w:rsidR="003E056B" w:rsidRDefault="00000000" w:rsidP="00BB437A">
            <w:pPr>
              <w:jc w:val="center"/>
              <w:rPr>
                <w:rFonts w:ascii="宋体" w:eastAsia="宋体" w:hAnsi="宋体" w:cs="宋体" w:hint="eastAsia"/>
                <w:color w:val="000000"/>
                <w:szCs w:val="21"/>
              </w:rPr>
            </w:pPr>
            <w:proofErr w:type="gramStart"/>
            <w:r>
              <w:rPr>
                <w:rFonts w:ascii="宋体" w:eastAsia="宋体" w:hAnsi="宋体" w:cs="宋体" w:hint="eastAsia"/>
                <w:color w:val="000000"/>
                <w:szCs w:val="21"/>
              </w:rPr>
              <w:t>补能路线</w:t>
            </w:r>
            <w:proofErr w:type="gramEnd"/>
            <w:r>
              <w:rPr>
                <w:rFonts w:ascii="宋体" w:eastAsia="宋体" w:hAnsi="宋体" w:cs="宋体" w:hint="eastAsia"/>
                <w:color w:val="000000"/>
                <w:szCs w:val="21"/>
              </w:rPr>
              <w:t>规划</w:t>
            </w:r>
          </w:p>
        </w:tc>
        <w:tc>
          <w:tcPr>
            <w:tcW w:w="4608" w:type="dxa"/>
            <w:shd w:val="clear" w:color="auto" w:fill="DBDBDB" w:themeFill="accent3" w:themeFillTint="66"/>
            <w:vAlign w:val="center"/>
          </w:tcPr>
          <w:p w14:paraId="293461F6"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短途就近规划、</w:t>
            </w:r>
            <w:proofErr w:type="gramStart"/>
            <w:r>
              <w:rPr>
                <w:rFonts w:ascii="宋体" w:eastAsia="宋体" w:hAnsi="宋体" w:cs="宋体" w:hint="eastAsia"/>
                <w:color w:val="000000"/>
                <w:szCs w:val="21"/>
              </w:rPr>
              <w:t>长途补能规划</w:t>
            </w:r>
            <w:proofErr w:type="gramEnd"/>
            <w:r>
              <w:rPr>
                <w:rFonts w:ascii="宋体" w:eastAsia="宋体" w:hAnsi="宋体" w:cs="宋体" w:hint="eastAsia"/>
                <w:color w:val="000000"/>
                <w:szCs w:val="21"/>
              </w:rPr>
              <w:t>、AI 车况分析、路线导航联动</w:t>
            </w:r>
          </w:p>
        </w:tc>
        <w:tc>
          <w:tcPr>
            <w:tcW w:w="1944" w:type="dxa"/>
            <w:shd w:val="clear" w:color="auto" w:fill="DBDBDB" w:themeFill="accent3" w:themeFillTint="66"/>
            <w:vAlign w:val="center"/>
          </w:tcPr>
          <w:p w14:paraId="599EEF8F"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路线计算符合剩余电量，导航路径无偏差，通过率 100%</w:t>
            </w:r>
          </w:p>
        </w:tc>
      </w:tr>
      <w:tr w:rsidR="003E056B" w14:paraId="791CC1DE" w14:textId="77777777" w:rsidTr="00BB437A">
        <w:tc>
          <w:tcPr>
            <w:tcW w:w="1853" w:type="dxa"/>
            <w:shd w:val="clear" w:color="auto" w:fill="F6F6F6" w:themeFill="accent3" w:themeFillTint="19"/>
            <w:vAlign w:val="center"/>
          </w:tcPr>
          <w:p w14:paraId="156AC645"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私桩共享服务</w:t>
            </w:r>
          </w:p>
        </w:tc>
        <w:tc>
          <w:tcPr>
            <w:tcW w:w="4608" w:type="dxa"/>
            <w:shd w:val="clear" w:color="auto" w:fill="F6F6F6" w:themeFill="accent3" w:themeFillTint="19"/>
            <w:vAlign w:val="center"/>
          </w:tcPr>
          <w:p w14:paraId="3C44FC10"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私桩查询、预约申请、</w:t>
            </w:r>
            <w:proofErr w:type="gramStart"/>
            <w:r>
              <w:rPr>
                <w:rFonts w:ascii="宋体" w:eastAsia="宋体" w:hAnsi="宋体" w:cs="宋体" w:hint="eastAsia"/>
                <w:color w:val="000000"/>
                <w:szCs w:val="21"/>
              </w:rPr>
              <w:t>桩主沟通</w:t>
            </w:r>
            <w:proofErr w:type="gramEnd"/>
            <w:r>
              <w:rPr>
                <w:rFonts w:ascii="宋体" w:eastAsia="宋体" w:hAnsi="宋体" w:cs="宋体" w:hint="eastAsia"/>
                <w:color w:val="000000"/>
                <w:szCs w:val="21"/>
              </w:rPr>
              <w:t>、充电下单、费用结算、订单评价</w:t>
            </w:r>
          </w:p>
        </w:tc>
        <w:tc>
          <w:tcPr>
            <w:tcW w:w="1944" w:type="dxa"/>
            <w:shd w:val="clear" w:color="auto" w:fill="F6F6F6" w:themeFill="accent3" w:themeFillTint="19"/>
            <w:vAlign w:val="center"/>
          </w:tcPr>
          <w:p w14:paraId="3D86D817"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预约流程闭环，结算数据准确，评价功能正常，通过率 100%</w:t>
            </w:r>
          </w:p>
        </w:tc>
      </w:tr>
      <w:tr w:rsidR="003E056B" w14:paraId="03CCEEF9" w14:textId="77777777" w:rsidTr="00BB437A">
        <w:tc>
          <w:tcPr>
            <w:tcW w:w="1853" w:type="dxa"/>
            <w:shd w:val="clear" w:color="auto" w:fill="F6F6F6" w:themeFill="accent3" w:themeFillTint="19"/>
            <w:vAlign w:val="center"/>
          </w:tcPr>
          <w:p w14:paraId="5F4667D8"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V2V 互助与紧急救援</w:t>
            </w:r>
          </w:p>
        </w:tc>
        <w:tc>
          <w:tcPr>
            <w:tcW w:w="4608" w:type="dxa"/>
            <w:shd w:val="clear" w:color="auto" w:fill="F6F6F6" w:themeFill="accent3" w:themeFillTint="19"/>
            <w:vAlign w:val="center"/>
          </w:tcPr>
          <w:p w14:paraId="2B0AAF99"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V2V 车主呼叫、接单响应、紧急救援呼叫、救援工单推送</w:t>
            </w:r>
          </w:p>
        </w:tc>
        <w:tc>
          <w:tcPr>
            <w:tcW w:w="1944" w:type="dxa"/>
            <w:shd w:val="clear" w:color="auto" w:fill="F6F6F6" w:themeFill="accent3" w:themeFillTint="19"/>
            <w:vAlign w:val="center"/>
          </w:tcPr>
          <w:p w14:paraId="53FF4A29"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实时消息延迟 &lt; 100ms，工单流转完整，通过率 99%</w:t>
            </w:r>
          </w:p>
        </w:tc>
      </w:tr>
      <w:tr w:rsidR="003E056B" w14:paraId="29E3444B" w14:textId="77777777" w:rsidTr="00BB437A">
        <w:tc>
          <w:tcPr>
            <w:tcW w:w="1853" w:type="dxa"/>
            <w:shd w:val="clear" w:color="auto" w:fill="F6F6F6" w:themeFill="accent3" w:themeFillTint="19"/>
            <w:vAlign w:val="center"/>
          </w:tcPr>
          <w:p w14:paraId="67F88565"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实时通信与会话</w:t>
            </w:r>
          </w:p>
        </w:tc>
        <w:tc>
          <w:tcPr>
            <w:tcW w:w="4608" w:type="dxa"/>
            <w:shd w:val="clear" w:color="auto" w:fill="F6F6F6" w:themeFill="accent3" w:themeFillTint="19"/>
            <w:vAlign w:val="center"/>
          </w:tcPr>
          <w:p w14:paraId="442263B6"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车主聊天、救援通知推送、AI 助手流式交互、多会话管理</w:t>
            </w:r>
          </w:p>
        </w:tc>
        <w:tc>
          <w:tcPr>
            <w:tcW w:w="1944" w:type="dxa"/>
            <w:shd w:val="clear" w:color="auto" w:fill="F6F6F6" w:themeFill="accent3" w:themeFillTint="19"/>
            <w:vAlign w:val="center"/>
          </w:tcPr>
          <w:p w14:paraId="765805CB" w14:textId="77777777" w:rsidR="003E056B" w:rsidRDefault="00000000" w:rsidP="00BB437A">
            <w:pPr>
              <w:jc w:val="center"/>
              <w:rPr>
                <w:rFonts w:ascii="宋体" w:eastAsia="宋体" w:hAnsi="宋体" w:cs="宋体" w:hint="eastAsia"/>
                <w:color w:val="000000"/>
                <w:szCs w:val="21"/>
              </w:rPr>
            </w:pPr>
            <w:r>
              <w:rPr>
                <w:rFonts w:ascii="宋体" w:eastAsia="宋体" w:hAnsi="宋体" w:cs="宋体" w:hint="eastAsia"/>
                <w:color w:val="000000"/>
                <w:szCs w:val="21"/>
              </w:rPr>
              <w:t>消息无丢失 / 乱序，会话状态同步一致，通过率 98%</w:t>
            </w:r>
          </w:p>
        </w:tc>
      </w:tr>
    </w:tbl>
    <w:p w14:paraId="0EBFBB5A" w14:textId="77777777" w:rsidR="003E056B" w:rsidRDefault="003E056B">
      <w:pPr>
        <w:ind w:firstLine="420"/>
        <w:rPr>
          <w:rFonts w:ascii="宋体" w:eastAsia="宋体" w:hAnsi="宋体" w:cs="宋体" w:hint="eastAsia"/>
          <w:szCs w:val="21"/>
        </w:rPr>
      </w:pPr>
    </w:p>
    <w:p w14:paraId="6C8337D2" w14:textId="77777777" w:rsidR="003E056B" w:rsidRDefault="00000000" w:rsidP="001F2CE5">
      <w:pPr>
        <w:pStyle w:val="2"/>
        <w:rPr>
          <w:rFonts w:hint="eastAsia"/>
        </w:rPr>
      </w:pPr>
      <w:bookmarkStart w:id="45" w:name="_Toc228733111"/>
      <w:r>
        <w:rPr>
          <w:rFonts w:hint="eastAsia"/>
        </w:rPr>
        <w:t xml:space="preserve">4.2 </w:t>
      </w:r>
      <w:r>
        <w:rPr>
          <w:rFonts w:hint="eastAsia"/>
        </w:rPr>
        <w:t>平台管理后台核心模块测试</w:t>
      </w:r>
      <w:bookmarkEnd w:id="45"/>
    </w:p>
    <w:p w14:paraId="0101621D"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本模块对应平台运营管理后台，涵盖管理员权限管控、用户</w:t>
      </w:r>
      <w:r w:rsidRPr="00BB437A">
        <w:rPr>
          <w:rFonts w:ascii="Times New Roman" w:eastAsia="宋体" w:hAnsi="Times New Roman" w:cs="Times New Roman"/>
          <w:sz w:val="24"/>
          <w:szCs w:val="24"/>
        </w:rPr>
        <w:t xml:space="preserve"> / </w:t>
      </w:r>
      <w:proofErr w:type="gramStart"/>
      <w:r w:rsidRPr="00BB437A">
        <w:rPr>
          <w:rFonts w:ascii="Times New Roman" w:eastAsia="宋体" w:hAnsi="Times New Roman" w:cs="Times New Roman"/>
          <w:sz w:val="24"/>
          <w:szCs w:val="24"/>
        </w:rPr>
        <w:t>桩源认证</w:t>
      </w:r>
      <w:proofErr w:type="gramEnd"/>
      <w:r w:rsidRPr="00BB437A">
        <w:rPr>
          <w:rFonts w:ascii="Times New Roman" w:eastAsia="宋体" w:hAnsi="Times New Roman" w:cs="Times New Roman"/>
          <w:sz w:val="24"/>
          <w:szCs w:val="24"/>
        </w:rPr>
        <w:t>审核、平台活动管理、纠纷处理、数据可视化监控等核心管理功能，测试结果如下。</w:t>
      </w:r>
    </w:p>
    <w:tbl>
      <w:tblPr>
        <w:tblStyle w:val="af1"/>
        <w:tblW w:w="0" w:type="auto"/>
        <w:tblLook w:val="04A0" w:firstRow="1" w:lastRow="0" w:firstColumn="1" w:lastColumn="0" w:noHBand="0" w:noVBand="1"/>
      </w:tblPr>
      <w:tblGrid>
        <w:gridCol w:w="1847"/>
        <w:gridCol w:w="4522"/>
        <w:gridCol w:w="1933"/>
      </w:tblGrid>
      <w:tr w:rsidR="003E056B" w14:paraId="09FDA95A" w14:textId="77777777" w:rsidTr="00BB437A">
        <w:tc>
          <w:tcPr>
            <w:tcW w:w="1865" w:type="dxa"/>
            <w:shd w:val="clear" w:color="auto" w:fill="A5A5A5" w:themeFill="accent3"/>
            <w:vAlign w:val="center"/>
          </w:tcPr>
          <w:p w14:paraId="2D1D9886" w14:textId="77777777" w:rsidR="003E056B" w:rsidRPr="00BB437A" w:rsidRDefault="00000000" w:rsidP="00BB437A">
            <w:pPr>
              <w:jc w:val="center"/>
              <w:rPr>
                <w:rFonts w:ascii="Times New Roman" w:eastAsia="宋体" w:hAnsi="Times New Roman" w:cs="Times New Roman"/>
                <w:b/>
                <w:sz w:val="24"/>
                <w:szCs w:val="24"/>
              </w:rPr>
            </w:pPr>
            <w:r w:rsidRPr="00BB437A">
              <w:rPr>
                <w:rFonts w:ascii="Times New Roman" w:eastAsia="宋体" w:hAnsi="Times New Roman" w:cs="Times New Roman"/>
                <w:b/>
                <w:sz w:val="24"/>
                <w:szCs w:val="24"/>
              </w:rPr>
              <w:t>功能模块</w:t>
            </w:r>
          </w:p>
        </w:tc>
        <w:tc>
          <w:tcPr>
            <w:tcW w:w="4572" w:type="dxa"/>
            <w:shd w:val="clear" w:color="auto" w:fill="A5A5A5" w:themeFill="accent3"/>
            <w:vAlign w:val="center"/>
          </w:tcPr>
          <w:p w14:paraId="63712A0A" w14:textId="77777777" w:rsidR="003E056B" w:rsidRPr="00BB437A" w:rsidRDefault="00000000" w:rsidP="00BB437A">
            <w:pPr>
              <w:jc w:val="center"/>
              <w:rPr>
                <w:rFonts w:ascii="Times New Roman" w:eastAsia="宋体" w:hAnsi="Times New Roman" w:cs="Times New Roman"/>
                <w:b/>
                <w:sz w:val="24"/>
                <w:szCs w:val="24"/>
              </w:rPr>
            </w:pPr>
            <w:r w:rsidRPr="00BB437A">
              <w:rPr>
                <w:rFonts w:ascii="Times New Roman" w:eastAsia="宋体" w:hAnsi="Times New Roman" w:cs="Times New Roman"/>
                <w:b/>
                <w:sz w:val="24"/>
                <w:szCs w:val="24"/>
              </w:rPr>
              <w:t>测试要点</w:t>
            </w:r>
          </w:p>
        </w:tc>
        <w:tc>
          <w:tcPr>
            <w:tcW w:w="1944" w:type="dxa"/>
            <w:shd w:val="clear" w:color="auto" w:fill="A5A5A5" w:themeFill="accent3"/>
            <w:vAlign w:val="center"/>
          </w:tcPr>
          <w:p w14:paraId="0766B36A" w14:textId="77777777" w:rsidR="003E056B" w:rsidRPr="00BB437A" w:rsidRDefault="00000000" w:rsidP="00BB437A">
            <w:pPr>
              <w:jc w:val="center"/>
              <w:rPr>
                <w:rFonts w:ascii="Times New Roman" w:eastAsia="宋体" w:hAnsi="Times New Roman" w:cs="Times New Roman"/>
                <w:b/>
                <w:sz w:val="24"/>
                <w:szCs w:val="24"/>
              </w:rPr>
            </w:pPr>
            <w:r w:rsidRPr="00BB437A">
              <w:rPr>
                <w:rFonts w:ascii="Times New Roman" w:eastAsia="宋体" w:hAnsi="Times New Roman" w:cs="Times New Roman"/>
                <w:b/>
                <w:sz w:val="24"/>
                <w:szCs w:val="24"/>
              </w:rPr>
              <w:t>测试结果</w:t>
            </w:r>
          </w:p>
        </w:tc>
      </w:tr>
      <w:tr w:rsidR="003E056B" w14:paraId="55B5AC51" w14:textId="77777777" w:rsidTr="00BB437A">
        <w:tc>
          <w:tcPr>
            <w:tcW w:w="1865" w:type="dxa"/>
            <w:shd w:val="clear" w:color="auto" w:fill="DBDBDB" w:themeFill="accent3" w:themeFillTint="66"/>
            <w:vAlign w:val="center"/>
          </w:tcPr>
          <w:p w14:paraId="63568BE1"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多角色权限管理</w:t>
            </w:r>
          </w:p>
        </w:tc>
        <w:tc>
          <w:tcPr>
            <w:tcW w:w="4572" w:type="dxa"/>
            <w:shd w:val="clear" w:color="auto" w:fill="DBDBDB" w:themeFill="accent3" w:themeFillTint="66"/>
            <w:vAlign w:val="center"/>
          </w:tcPr>
          <w:p w14:paraId="0A411AB2"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超级管理员</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审核员</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运营员权限分配、菜单</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接口</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数据权限隔离、操作日志审计</w:t>
            </w:r>
          </w:p>
        </w:tc>
        <w:tc>
          <w:tcPr>
            <w:tcW w:w="1944" w:type="dxa"/>
            <w:shd w:val="clear" w:color="auto" w:fill="DBDBDB" w:themeFill="accent3" w:themeFillTint="66"/>
            <w:vAlign w:val="center"/>
          </w:tcPr>
          <w:p w14:paraId="7EA9DDFA"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越权访问拦截有效，权限动态调整生效，通过率</w:t>
            </w:r>
            <w:r w:rsidRPr="00BB437A">
              <w:rPr>
                <w:rFonts w:ascii="Times New Roman" w:eastAsia="宋体" w:hAnsi="Times New Roman" w:cs="Times New Roman"/>
                <w:sz w:val="24"/>
                <w:szCs w:val="24"/>
              </w:rPr>
              <w:t xml:space="preserve"> </w:t>
            </w:r>
            <w:r w:rsidRPr="00BB437A">
              <w:rPr>
                <w:rFonts w:ascii="Times New Roman" w:eastAsia="宋体" w:hAnsi="Times New Roman" w:cs="Times New Roman"/>
                <w:sz w:val="24"/>
                <w:szCs w:val="24"/>
              </w:rPr>
              <w:lastRenderedPageBreak/>
              <w:t>100%</w:t>
            </w:r>
          </w:p>
        </w:tc>
      </w:tr>
      <w:tr w:rsidR="003E056B" w14:paraId="7E7B3B8C" w14:textId="77777777" w:rsidTr="00BB437A">
        <w:tc>
          <w:tcPr>
            <w:tcW w:w="1865" w:type="dxa"/>
            <w:shd w:val="clear" w:color="auto" w:fill="F6F6F6" w:themeFill="accent3" w:themeFillTint="19"/>
            <w:vAlign w:val="center"/>
          </w:tcPr>
          <w:p w14:paraId="35A079DD"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智能审核流程</w:t>
            </w:r>
          </w:p>
        </w:tc>
        <w:tc>
          <w:tcPr>
            <w:tcW w:w="4572" w:type="dxa"/>
            <w:shd w:val="clear" w:color="auto" w:fill="F6F6F6" w:themeFill="accent3" w:themeFillTint="19"/>
            <w:vAlign w:val="center"/>
          </w:tcPr>
          <w:p w14:paraId="686FF657"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车主实名认证、</w:t>
            </w:r>
            <w:proofErr w:type="gramStart"/>
            <w:r w:rsidRPr="00BB437A">
              <w:rPr>
                <w:rFonts w:ascii="Times New Roman" w:eastAsia="宋体" w:hAnsi="Times New Roman" w:cs="Times New Roman"/>
                <w:sz w:val="24"/>
                <w:szCs w:val="24"/>
              </w:rPr>
              <w:t>私人桩源认证</w:t>
            </w:r>
            <w:proofErr w:type="gramEnd"/>
            <w:r w:rsidRPr="00BB437A">
              <w:rPr>
                <w:rFonts w:ascii="Times New Roman" w:eastAsia="宋体" w:hAnsi="Times New Roman" w:cs="Times New Roman"/>
                <w:sz w:val="24"/>
                <w:szCs w:val="24"/>
              </w:rPr>
              <w:t>、故障上报核查、</w:t>
            </w:r>
            <w:r w:rsidRPr="00BB437A">
              <w:rPr>
                <w:rFonts w:ascii="Times New Roman" w:eastAsia="宋体" w:hAnsi="Times New Roman" w:cs="Times New Roman"/>
                <w:sz w:val="24"/>
                <w:szCs w:val="24"/>
              </w:rPr>
              <w:t xml:space="preserve">AI </w:t>
            </w:r>
            <w:r w:rsidRPr="00BB437A">
              <w:rPr>
                <w:rFonts w:ascii="Times New Roman" w:eastAsia="宋体" w:hAnsi="Times New Roman" w:cs="Times New Roman"/>
                <w:sz w:val="24"/>
                <w:szCs w:val="24"/>
              </w:rPr>
              <w:t>审核建议生成</w:t>
            </w:r>
          </w:p>
        </w:tc>
        <w:tc>
          <w:tcPr>
            <w:tcW w:w="1944" w:type="dxa"/>
            <w:shd w:val="clear" w:color="auto" w:fill="F6F6F6" w:themeFill="accent3" w:themeFillTint="19"/>
            <w:vAlign w:val="center"/>
          </w:tcPr>
          <w:p w14:paraId="2A4A4664"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审核流程闭环，</w:t>
            </w:r>
            <w:r w:rsidRPr="00BB437A">
              <w:rPr>
                <w:rFonts w:ascii="Times New Roman" w:eastAsia="宋体" w:hAnsi="Times New Roman" w:cs="Times New Roman"/>
                <w:sz w:val="24"/>
                <w:szCs w:val="24"/>
              </w:rPr>
              <w:t xml:space="preserve">AI </w:t>
            </w:r>
            <w:r w:rsidRPr="00BB437A">
              <w:rPr>
                <w:rFonts w:ascii="Times New Roman" w:eastAsia="宋体" w:hAnsi="Times New Roman" w:cs="Times New Roman"/>
                <w:sz w:val="24"/>
                <w:szCs w:val="24"/>
              </w:rPr>
              <w:t>模型识别准确率</w:t>
            </w:r>
            <w:r w:rsidRPr="00BB437A">
              <w:rPr>
                <w:rFonts w:ascii="Times New Roman" w:eastAsia="宋体" w:hAnsi="Times New Roman" w:cs="Times New Roman"/>
                <w:sz w:val="24"/>
                <w:szCs w:val="24"/>
              </w:rPr>
              <w:t xml:space="preserve"> 95%</w:t>
            </w:r>
            <w:r w:rsidRPr="00BB437A">
              <w:rPr>
                <w:rFonts w:ascii="Times New Roman" w:eastAsia="宋体" w:hAnsi="Times New Roman" w:cs="Times New Roman"/>
                <w:sz w:val="24"/>
                <w:szCs w:val="24"/>
              </w:rPr>
              <w:t>，通过率</w:t>
            </w:r>
            <w:r w:rsidRPr="00BB437A">
              <w:rPr>
                <w:rFonts w:ascii="Times New Roman" w:eastAsia="宋体" w:hAnsi="Times New Roman" w:cs="Times New Roman"/>
                <w:sz w:val="24"/>
                <w:szCs w:val="24"/>
              </w:rPr>
              <w:t xml:space="preserve"> 99%</w:t>
            </w:r>
          </w:p>
        </w:tc>
      </w:tr>
      <w:tr w:rsidR="003E056B" w14:paraId="1249ED43" w14:textId="77777777" w:rsidTr="00BB437A">
        <w:tc>
          <w:tcPr>
            <w:tcW w:w="1865" w:type="dxa"/>
            <w:shd w:val="clear" w:color="auto" w:fill="DBDBDB" w:themeFill="accent3" w:themeFillTint="66"/>
            <w:vAlign w:val="center"/>
          </w:tcPr>
          <w:p w14:paraId="58A8662A"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平台运营管理</w:t>
            </w:r>
          </w:p>
        </w:tc>
        <w:tc>
          <w:tcPr>
            <w:tcW w:w="4572" w:type="dxa"/>
            <w:shd w:val="clear" w:color="auto" w:fill="DBDBDB" w:themeFill="accent3" w:themeFillTint="66"/>
            <w:vAlign w:val="center"/>
          </w:tcPr>
          <w:p w14:paraId="4F644049"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活动设计发布、用户纠纷处理、</w:t>
            </w:r>
            <w:proofErr w:type="gramStart"/>
            <w:r w:rsidRPr="00BB437A">
              <w:rPr>
                <w:rFonts w:ascii="Times New Roman" w:eastAsia="宋体" w:hAnsi="Times New Roman" w:cs="Times New Roman"/>
                <w:sz w:val="24"/>
                <w:szCs w:val="24"/>
              </w:rPr>
              <w:t>桩源</w:t>
            </w:r>
            <w:proofErr w:type="gramEnd"/>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用户信息管理</w:t>
            </w:r>
          </w:p>
        </w:tc>
        <w:tc>
          <w:tcPr>
            <w:tcW w:w="1944" w:type="dxa"/>
            <w:shd w:val="clear" w:color="auto" w:fill="DBDBDB" w:themeFill="accent3" w:themeFillTint="66"/>
            <w:vAlign w:val="center"/>
          </w:tcPr>
          <w:p w14:paraId="540300FE"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活动上线正常，纠纷处理流程规范，数据管理高效，通过率</w:t>
            </w:r>
            <w:r w:rsidRPr="00BB437A">
              <w:rPr>
                <w:rFonts w:ascii="Times New Roman" w:eastAsia="宋体" w:hAnsi="Times New Roman" w:cs="Times New Roman"/>
                <w:sz w:val="24"/>
                <w:szCs w:val="24"/>
              </w:rPr>
              <w:t xml:space="preserve"> 100%</w:t>
            </w:r>
          </w:p>
        </w:tc>
      </w:tr>
      <w:tr w:rsidR="003E056B" w14:paraId="6C6170DE" w14:textId="77777777" w:rsidTr="00BB437A">
        <w:tc>
          <w:tcPr>
            <w:tcW w:w="1865" w:type="dxa"/>
            <w:shd w:val="clear" w:color="auto" w:fill="F6F6F6" w:themeFill="accent3" w:themeFillTint="19"/>
            <w:vAlign w:val="center"/>
          </w:tcPr>
          <w:p w14:paraId="391FE6C7"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实时通信与监控</w:t>
            </w:r>
          </w:p>
        </w:tc>
        <w:tc>
          <w:tcPr>
            <w:tcW w:w="4572" w:type="dxa"/>
            <w:shd w:val="clear" w:color="auto" w:fill="F6F6F6" w:themeFill="accent3" w:themeFillTint="19"/>
            <w:vAlign w:val="center"/>
          </w:tcPr>
          <w:p w14:paraId="17E5260E"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客服实时聊天、运营数据大屏、</w:t>
            </w:r>
            <w:proofErr w:type="gramStart"/>
            <w:r w:rsidRPr="00BB437A">
              <w:rPr>
                <w:rFonts w:ascii="Times New Roman" w:eastAsia="宋体" w:hAnsi="Times New Roman" w:cs="Times New Roman"/>
                <w:sz w:val="24"/>
                <w:szCs w:val="24"/>
              </w:rPr>
              <w:t>桩源</w:t>
            </w:r>
            <w:proofErr w:type="gramEnd"/>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订单</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工单统计图表</w:t>
            </w:r>
          </w:p>
        </w:tc>
        <w:tc>
          <w:tcPr>
            <w:tcW w:w="1944" w:type="dxa"/>
            <w:shd w:val="clear" w:color="auto" w:fill="F6F6F6" w:themeFill="accent3" w:themeFillTint="19"/>
            <w:vAlign w:val="center"/>
          </w:tcPr>
          <w:p w14:paraId="4CF19EAF"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数据刷新实时，图表展示无异常，大屏流畅度达标，通过率</w:t>
            </w:r>
            <w:r w:rsidRPr="00BB437A">
              <w:rPr>
                <w:rFonts w:ascii="Times New Roman" w:eastAsia="宋体" w:hAnsi="Times New Roman" w:cs="Times New Roman"/>
                <w:sz w:val="24"/>
                <w:szCs w:val="24"/>
              </w:rPr>
              <w:t xml:space="preserve"> 98%</w:t>
            </w:r>
          </w:p>
        </w:tc>
      </w:tr>
      <w:tr w:rsidR="003E056B" w14:paraId="32650C1E" w14:textId="77777777" w:rsidTr="00BB437A">
        <w:tc>
          <w:tcPr>
            <w:tcW w:w="1865" w:type="dxa"/>
            <w:shd w:val="clear" w:color="auto" w:fill="F6F6F6" w:themeFill="accent3" w:themeFillTint="19"/>
            <w:vAlign w:val="center"/>
          </w:tcPr>
          <w:p w14:paraId="7133F7EC"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 xml:space="preserve">AI </w:t>
            </w:r>
            <w:r w:rsidRPr="00BB437A">
              <w:rPr>
                <w:rFonts w:ascii="Times New Roman" w:eastAsia="宋体" w:hAnsi="Times New Roman" w:cs="Times New Roman"/>
                <w:sz w:val="24"/>
                <w:szCs w:val="24"/>
              </w:rPr>
              <w:t>决策与任务调度</w:t>
            </w:r>
          </w:p>
        </w:tc>
        <w:tc>
          <w:tcPr>
            <w:tcW w:w="4572" w:type="dxa"/>
            <w:shd w:val="clear" w:color="auto" w:fill="F6F6F6" w:themeFill="accent3" w:themeFillTint="19"/>
            <w:vAlign w:val="center"/>
          </w:tcPr>
          <w:p w14:paraId="71BAFB90"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定时</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事件</w:t>
            </w:r>
            <w:r w:rsidRPr="00BB437A">
              <w:rPr>
                <w:rFonts w:ascii="Times New Roman" w:eastAsia="宋体" w:hAnsi="Times New Roman" w:cs="Times New Roman"/>
                <w:sz w:val="24"/>
                <w:szCs w:val="24"/>
              </w:rPr>
              <w:t xml:space="preserve"> / </w:t>
            </w:r>
            <w:r w:rsidRPr="00BB437A">
              <w:rPr>
                <w:rFonts w:ascii="Times New Roman" w:eastAsia="宋体" w:hAnsi="Times New Roman" w:cs="Times New Roman"/>
                <w:sz w:val="24"/>
                <w:szCs w:val="24"/>
              </w:rPr>
              <w:t>手动触发</w:t>
            </w:r>
            <w:r w:rsidRPr="00BB437A">
              <w:rPr>
                <w:rFonts w:ascii="Times New Roman" w:eastAsia="宋体" w:hAnsi="Times New Roman" w:cs="Times New Roman"/>
                <w:sz w:val="24"/>
                <w:szCs w:val="24"/>
              </w:rPr>
              <w:t xml:space="preserve"> AI </w:t>
            </w:r>
            <w:r w:rsidRPr="00BB437A">
              <w:rPr>
                <w:rFonts w:ascii="Times New Roman" w:eastAsia="宋体" w:hAnsi="Times New Roman" w:cs="Times New Roman"/>
                <w:sz w:val="24"/>
                <w:szCs w:val="24"/>
              </w:rPr>
              <w:t>任务、容错降级机制、任务优先级管理</w:t>
            </w:r>
          </w:p>
        </w:tc>
        <w:tc>
          <w:tcPr>
            <w:tcW w:w="1944" w:type="dxa"/>
            <w:shd w:val="clear" w:color="auto" w:fill="F6F6F6" w:themeFill="accent3" w:themeFillTint="19"/>
            <w:vAlign w:val="center"/>
          </w:tcPr>
          <w:p w14:paraId="2D51B3A2"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任务无冲突，</w:t>
            </w:r>
            <w:r w:rsidRPr="00BB437A">
              <w:rPr>
                <w:rFonts w:ascii="Times New Roman" w:eastAsia="宋体" w:hAnsi="Times New Roman" w:cs="Times New Roman"/>
                <w:sz w:val="24"/>
                <w:szCs w:val="24"/>
              </w:rPr>
              <w:t xml:space="preserve">AI </w:t>
            </w:r>
            <w:r w:rsidRPr="00BB437A">
              <w:rPr>
                <w:rFonts w:ascii="Times New Roman" w:eastAsia="宋体" w:hAnsi="Times New Roman" w:cs="Times New Roman"/>
                <w:sz w:val="24"/>
                <w:szCs w:val="24"/>
              </w:rPr>
              <w:t>异常自动切换人工审核，通过率</w:t>
            </w:r>
            <w:r w:rsidRPr="00BB437A">
              <w:rPr>
                <w:rFonts w:ascii="Times New Roman" w:eastAsia="宋体" w:hAnsi="Times New Roman" w:cs="Times New Roman"/>
                <w:sz w:val="24"/>
                <w:szCs w:val="24"/>
              </w:rPr>
              <w:t xml:space="preserve"> 99%</w:t>
            </w:r>
          </w:p>
        </w:tc>
      </w:tr>
      <w:tr w:rsidR="003E056B" w14:paraId="574C5569" w14:textId="77777777" w:rsidTr="00BB437A">
        <w:tc>
          <w:tcPr>
            <w:tcW w:w="1865" w:type="dxa"/>
            <w:shd w:val="clear" w:color="auto" w:fill="F6F6F6" w:themeFill="accent3" w:themeFillTint="19"/>
            <w:vAlign w:val="center"/>
          </w:tcPr>
          <w:p w14:paraId="698EB290"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大数据性能</w:t>
            </w:r>
          </w:p>
        </w:tc>
        <w:tc>
          <w:tcPr>
            <w:tcW w:w="4572" w:type="dxa"/>
            <w:shd w:val="clear" w:color="auto" w:fill="F6F6F6" w:themeFill="accent3" w:themeFillTint="19"/>
            <w:vAlign w:val="center"/>
          </w:tcPr>
          <w:p w14:paraId="22652C16"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海量数据统计查询、高并发访问、缓存命中率测试</w:t>
            </w:r>
          </w:p>
        </w:tc>
        <w:tc>
          <w:tcPr>
            <w:tcW w:w="1944" w:type="dxa"/>
            <w:shd w:val="clear" w:color="auto" w:fill="F6F6F6" w:themeFill="accent3" w:themeFillTint="19"/>
            <w:vAlign w:val="center"/>
          </w:tcPr>
          <w:p w14:paraId="1E58FF71" w14:textId="77777777" w:rsidR="003E056B" w:rsidRPr="00BB437A" w:rsidRDefault="00000000" w:rsidP="00BB437A">
            <w:pPr>
              <w:jc w:val="center"/>
              <w:rPr>
                <w:rFonts w:ascii="Times New Roman" w:eastAsia="宋体" w:hAnsi="Times New Roman" w:cs="Times New Roman"/>
                <w:sz w:val="24"/>
                <w:szCs w:val="24"/>
              </w:rPr>
            </w:pPr>
            <w:r w:rsidRPr="00BB437A">
              <w:rPr>
                <w:rFonts w:ascii="Times New Roman" w:eastAsia="宋体" w:hAnsi="Times New Roman" w:cs="Times New Roman"/>
                <w:sz w:val="24"/>
                <w:szCs w:val="24"/>
              </w:rPr>
              <w:t>缓存命中率</w:t>
            </w:r>
            <w:r w:rsidRPr="00BB437A">
              <w:rPr>
                <w:rFonts w:ascii="Times New Roman" w:eastAsia="宋体" w:hAnsi="Times New Roman" w:cs="Times New Roman"/>
                <w:sz w:val="24"/>
                <w:szCs w:val="24"/>
              </w:rPr>
              <w:t xml:space="preserve"> 92%</w:t>
            </w:r>
            <w:r w:rsidRPr="00BB437A">
              <w:rPr>
                <w:rFonts w:ascii="Times New Roman" w:eastAsia="宋体" w:hAnsi="Times New Roman" w:cs="Times New Roman"/>
                <w:sz w:val="24"/>
                <w:szCs w:val="24"/>
              </w:rPr>
              <w:t>，查询响应</w:t>
            </w:r>
            <w:r w:rsidRPr="00BB437A">
              <w:rPr>
                <w:rFonts w:ascii="Times New Roman" w:eastAsia="宋体" w:hAnsi="Times New Roman" w:cs="Times New Roman"/>
                <w:sz w:val="24"/>
                <w:szCs w:val="24"/>
              </w:rPr>
              <w:t xml:space="preserve"> &lt; 500ms</w:t>
            </w:r>
            <w:r w:rsidRPr="00BB437A">
              <w:rPr>
                <w:rFonts w:ascii="Times New Roman" w:eastAsia="宋体" w:hAnsi="Times New Roman" w:cs="Times New Roman"/>
                <w:sz w:val="24"/>
                <w:szCs w:val="24"/>
              </w:rPr>
              <w:t>，高负载下系统稳定，通过率</w:t>
            </w:r>
            <w:r w:rsidRPr="00BB437A">
              <w:rPr>
                <w:rFonts w:ascii="Times New Roman" w:eastAsia="宋体" w:hAnsi="Times New Roman" w:cs="Times New Roman"/>
                <w:sz w:val="24"/>
                <w:szCs w:val="24"/>
              </w:rPr>
              <w:t xml:space="preserve"> 100%</w:t>
            </w:r>
          </w:p>
        </w:tc>
      </w:tr>
    </w:tbl>
    <w:p w14:paraId="2675824D" w14:textId="77777777" w:rsidR="003E056B" w:rsidRDefault="003E056B">
      <w:pPr>
        <w:rPr>
          <w:rFonts w:ascii="黑体" w:eastAsia="黑体" w:hAnsi="黑体" w:cs="黑体" w:hint="eastAsia"/>
          <w:sz w:val="32"/>
          <w:szCs w:val="32"/>
        </w:rPr>
      </w:pPr>
    </w:p>
    <w:p w14:paraId="05147FB2" w14:textId="77777777" w:rsidR="003E056B" w:rsidRDefault="00000000" w:rsidP="001F2CE5">
      <w:pPr>
        <w:pStyle w:val="2"/>
        <w:rPr>
          <w:rFonts w:hint="eastAsia"/>
        </w:rPr>
      </w:pPr>
      <w:bookmarkStart w:id="46" w:name="_Toc228733112"/>
      <w:r>
        <w:rPr>
          <w:rFonts w:hint="eastAsia"/>
        </w:rPr>
        <w:t xml:space="preserve">4.3 </w:t>
      </w:r>
      <w:r>
        <w:rPr>
          <w:rFonts w:hint="eastAsia"/>
        </w:rPr>
        <w:t>可靠性测试</w:t>
      </w:r>
      <w:bookmarkEnd w:id="46"/>
    </w:p>
    <w:p w14:paraId="7E737A38" w14:textId="77777777" w:rsidR="003E056B" w:rsidRPr="00BB437A" w:rsidRDefault="00000000">
      <w:pPr>
        <w:ind w:firstLine="420"/>
        <w:rPr>
          <w:rFonts w:ascii="宋体" w:eastAsia="宋体" w:hAnsi="宋体" w:cs="宋体" w:hint="eastAsia"/>
          <w:sz w:val="24"/>
          <w:szCs w:val="24"/>
        </w:rPr>
      </w:pPr>
      <w:r w:rsidRPr="00BB437A">
        <w:rPr>
          <w:rFonts w:ascii="宋体" w:eastAsia="宋体" w:hAnsi="宋体" w:cs="宋体" w:hint="eastAsia"/>
          <w:sz w:val="24"/>
          <w:szCs w:val="24"/>
        </w:rPr>
        <w:t>（1）可靠性测试的要求与测试情况如下表所示</w:t>
      </w:r>
    </w:p>
    <w:tbl>
      <w:tblPr>
        <w:tblStyle w:val="af1"/>
        <w:tblW w:w="0" w:type="auto"/>
        <w:tblLook w:val="04A0" w:firstRow="1" w:lastRow="0" w:firstColumn="1" w:lastColumn="0" w:noHBand="0" w:noVBand="1"/>
      </w:tblPr>
      <w:tblGrid>
        <w:gridCol w:w="1705"/>
        <w:gridCol w:w="2979"/>
        <w:gridCol w:w="1656"/>
        <w:gridCol w:w="1812"/>
      </w:tblGrid>
      <w:tr w:rsidR="003E056B" w14:paraId="64D603AB"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2F24BD24" w14:textId="77777777" w:rsidR="003E056B" w:rsidRPr="00BB437A" w:rsidRDefault="00000000" w:rsidP="00BB437A">
            <w:pPr>
              <w:jc w:val="center"/>
              <w:rPr>
                <w:rFonts w:ascii="Times New Roman" w:eastAsia="宋体" w:hAnsi="Times New Roman" w:cs="Times New Roman"/>
                <w:b/>
                <w:color w:val="FFFFFF"/>
                <w:sz w:val="24"/>
                <w:szCs w:val="24"/>
              </w:rPr>
            </w:pPr>
            <w:r w:rsidRPr="00BB437A">
              <w:rPr>
                <w:rFonts w:ascii="Times New Roman" w:eastAsia="宋体" w:hAnsi="Times New Roman" w:cs="Times New Roman"/>
                <w:b/>
                <w:color w:val="000000" w:themeColor="text1"/>
                <w:sz w:val="24"/>
                <w:szCs w:val="24"/>
              </w:rPr>
              <w:t>测试内容</w:t>
            </w:r>
          </w:p>
        </w:tc>
        <w:tc>
          <w:tcPr>
            <w:tcW w:w="2979"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2F78DF3A" w14:textId="77777777" w:rsidR="003E056B" w:rsidRPr="00BB437A" w:rsidRDefault="00000000" w:rsidP="00BB437A">
            <w:pPr>
              <w:jc w:val="center"/>
              <w:rPr>
                <w:rFonts w:ascii="Times New Roman" w:eastAsia="宋体" w:hAnsi="Times New Roman" w:cs="Times New Roman"/>
                <w:b/>
                <w:color w:val="FFFFFF"/>
                <w:sz w:val="24"/>
                <w:szCs w:val="24"/>
              </w:rPr>
            </w:pPr>
            <w:r w:rsidRPr="00BB437A">
              <w:rPr>
                <w:rFonts w:ascii="Times New Roman" w:eastAsia="宋体" w:hAnsi="Times New Roman" w:cs="Times New Roman"/>
                <w:b/>
                <w:color w:val="000000" w:themeColor="text1"/>
                <w:sz w:val="24"/>
                <w:szCs w:val="24"/>
              </w:rPr>
              <w:t>基本要求</w:t>
            </w:r>
          </w:p>
        </w:tc>
        <w:tc>
          <w:tcPr>
            <w:tcW w:w="1656"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4B18830B" w14:textId="77777777" w:rsidR="003E056B" w:rsidRPr="00BB437A" w:rsidRDefault="00000000" w:rsidP="00BB437A">
            <w:pPr>
              <w:jc w:val="center"/>
              <w:rPr>
                <w:rFonts w:ascii="Times New Roman" w:eastAsia="宋体" w:hAnsi="Times New Roman" w:cs="Times New Roman"/>
                <w:b/>
                <w:color w:val="FFFFFF"/>
                <w:sz w:val="24"/>
                <w:szCs w:val="24"/>
              </w:rPr>
            </w:pPr>
            <w:r w:rsidRPr="00BB437A">
              <w:rPr>
                <w:rFonts w:ascii="Times New Roman" w:eastAsia="宋体" w:hAnsi="Times New Roman" w:cs="Times New Roman"/>
                <w:b/>
                <w:color w:val="000000" w:themeColor="text1"/>
                <w:sz w:val="24"/>
                <w:szCs w:val="24"/>
              </w:rPr>
              <w:t>测试情况</w:t>
            </w:r>
          </w:p>
        </w:tc>
        <w:tc>
          <w:tcPr>
            <w:tcW w:w="1812"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06682813" w14:textId="77777777" w:rsidR="003E056B" w:rsidRPr="00BB437A" w:rsidRDefault="00000000" w:rsidP="00BB437A">
            <w:pPr>
              <w:jc w:val="center"/>
              <w:rPr>
                <w:rFonts w:ascii="Times New Roman" w:eastAsia="宋体" w:hAnsi="Times New Roman" w:cs="Times New Roman"/>
                <w:b/>
                <w:color w:val="FFFFFF"/>
                <w:sz w:val="24"/>
                <w:szCs w:val="24"/>
              </w:rPr>
            </w:pPr>
            <w:r w:rsidRPr="00BB437A">
              <w:rPr>
                <w:rFonts w:ascii="Times New Roman" w:eastAsia="宋体" w:hAnsi="Times New Roman" w:cs="Times New Roman"/>
                <w:b/>
                <w:color w:val="000000" w:themeColor="text1"/>
                <w:sz w:val="24"/>
                <w:szCs w:val="24"/>
              </w:rPr>
              <w:t>测试通过（是</w:t>
            </w:r>
            <w:r w:rsidRPr="00BB437A">
              <w:rPr>
                <w:rFonts w:ascii="Times New Roman" w:eastAsia="宋体" w:hAnsi="Times New Roman" w:cs="Times New Roman"/>
                <w:b/>
                <w:color w:val="000000" w:themeColor="text1"/>
                <w:sz w:val="24"/>
                <w:szCs w:val="24"/>
              </w:rPr>
              <w:t>/</w:t>
            </w:r>
            <w:r w:rsidRPr="00BB437A">
              <w:rPr>
                <w:rFonts w:ascii="Times New Roman" w:eastAsia="宋体" w:hAnsi="Times New Roman" w:cs="Times New Roman"/>
                <w:b/>
                <w:color w:val="000000" w:themeColor="text1"/>
                <w:sz w:val="24"/>
                <w:szCs w:val="24"/>
              </w:rPr>
              <w:t>否）</w:t>
            </w:r>
          </w:p>
        </w:tc>
      </w:tr>
      <w:tr w:rsidR="003E056B" w14:paraId="5A1702D1"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01579BC1"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掉电</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18FEEC6B"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客户机掉电或强行关机后重启机器，不丢失数据。</w:t>
            </w:r>
          </w:p>
        </w:tc>
        <w:tc>
          <w:tcPr>
            <w:tcW w:w="1656"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06C08C48"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实现要求</w:t>
            </w:r>
          </w:p>
        </w:tc>
        <w:tc>
          <w:tcPr>
            <w:tcW w:w="1812"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23D2691B"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是</w:t>
            </w:r>
          </w:p>
        </w:tc>
      </w:tr>
      <w:tr w:rsidR="003E056B" w14:paraId="43F240DC"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FD3F17E"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故障率</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40E43D99"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系统在固定时间内的故障次数，并分析这些故障对系统稳定性的影响。</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F1BF3B9"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在测试阶段暂未发现系统故障、实现要求</w:t>
            </w:r>
          </w:p>
        </w:tc>
        <w:tc>
          <w:tcPr>
            <w:tcW w:w="1812"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E61AB37"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是</w:t>
            </w:r>
          </w:p>
        </w:tc>
      </w:tr>
      <w:tr w:rsidR="003E056B" w14:paraId="5AFB9773"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3FAF16A2"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异常情况处理</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3B040F1B"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理</w:t>
            </w:r>
            <w:r w:rsidRPr="00BB437A">
              <w:rPr>
                <w:rFonts w:ascii="Times New Roman" w:eastAsia="宋体" w:hAnsi="Times New Roman" w:cs="Times New Roman"/>
                <w:color w:val="000000"/>
                <w:sz w:val="24"/>
                <w:szCs w:val="24"/>
              </w:rPr>
              <w:t xml:space="preserve"> </w:t>
            </w:r>
            <w:r w:rsidRPr="00BB437A">
              <w:rPr>
                <w:rFonts w:ascii="Times New Roman" w:eastAsia="宋体" w:hAnsi="Times New Roman" w:cs="Times New Roman"/>
                <w:color w:val="000000"/>
                <w:sz w:val="24"/>
                <w:szCs w:val="24"/>
              </w:rPr>
              <w:t>系统能对用户的错误输入或者非法输</w:t>
            </w:r>
          </w:p>
          <w:p w14:paraId="25C458E0"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入所导致的异常情况进行处理。</w:t>
            </w:r>
          </w:p>
        </w:tc>
        <w:tc>
          <w:tcPr>
            <w:tcW w:w="1656"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78924996"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实现要求</w:t>
            </w:r>
          </w:p>
        </w:tc>
        <w:tc>
          <w:tcPr>
            <w:tcW w:w="1812"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1F1DF2E2"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是</w:t>
            </w:r>
          </w:p>
        </w:tc>
      </w:tr>
      <w:tr w:rsidR="003E056B" w14:paraId="48EADC6E"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0EDFE55"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长时间运行能</w:t>
            </w:r>
          </w:p>
          <w:p w14:paraId="4542B767"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力</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2B82D0EC"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系统能</w:t>
            </w:r>
            <w:r w:rsidRPr="00BB437A">
              <w:rPr>
                <w:rFonts w:ascii="Times New Roman" w:eastAsia="宋体" w:hAnsi="Times New Roman" w:cs="Times New Roman"/>
                <w:color w:val="000000"/>
                <w:sz w:val="24"/>
                <w:szCs w:val="24"/>
              </w:rPr>
              <w:t xml:space="preserve"> 7*24 </w:t>
            </w:r>
            <w:r w:rsidRPr="00BB437A">
              <w:rPr>
                <w:rFonts w:ascii="Times New Roman" w:eastAsia="宋体" w:hAnsi="Times New Roman" w:cs="Times New Roman"/>
                <w:color w:val="000000"/>
                <w:sz w:val="24"/>
                <w:szCs w:val="24"/>
              </w:rPr>
              <w:t>长时间运行并在用户频繁操作的前提下能仍保持稳定。</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5495BF41"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实现要求</w:t>
            </w:r>
          </w:p>
        </w:tc>
        <w:tc>
          <w:tcPr>
            <w:tcW w:w="1812"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FD7126F"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是</w:t>
            </w:r>
          </w:p>
        </w:tc>
      </w:tr>
      <w:tr w:rsidR="003E056B" w14:paraId="4B83EF00"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51732F6"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容错</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60B00C1"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系统出现故障时能及时恢</w:t>
            </w:r>
            <w:r w:rsidRPr="00BB437A">
              <w:rPr>
                <w:rFonts w:ascii="Times New Roman" w:eastAsia="宋体" w:hAnsi="Times New Roman" w:cs="Times New Roman"/>
                <w:color w:val="000000"/>
                <w:sz w:val="24"/>
                <w:szCs w:val="24"/>
              </w:rPr>
              <w:lastRenderedPageBreak/>
              <w:t>复，且对用户的一些删除、修改操作进行相应的确认提示，降低用户误操作风险。</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F28A97B"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lastRenderedPageBreak/>
              <w:t>实现要求</w:t>
            </w:r>
          </w:p>
        </w:tc>
        <w:tc>
          <w:tcPr>
            <w:tcW w:w="1812"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5FAA476" w14:textId="77777777" w:rsidR="003E056B" w:rsidRPr="00BB437A" w:rsidRDefault="00000000" w:rsidP="00BB437A">
            <w:pPr>
              <w:jc w:val="center"/>
              <w:rPr>
                <w:rFonts w:ascii="Times New Roman" w:eastAsia="宋体" w:hAnsi="Times New Roman" w:cs="Times New Roman"/>
                <w:color w:val="000000"/>
                <w:sz w:val="24"/>
                <w:szCs w:val="24"/>
              </w:rPr>
            </w:pPr>
            <w:r w:rsidRPr="00BB437A">
              <w:rPr>
                <w:rFonts w:ascii="Times New Roman" w:eastAsia="宋体" w:hAnsi="Times New Roman" w:cs="Times New Roman"/>
                <w:color w:val="000000"/>
                <w:sz w:val="24"/>
                <w:szCs w:val="24"/>
              </w:rPr>
              <w:t>是</w:t>
            </w:r>
          </w:p>
        </w:tc>
      </w:tr>
    </w:tbl>
    <w:p w14:paraId="1F74AC51" w14:textId="77777777" w:rsidR="003E056B" w:rsidRDefault="003E056B">
      <w:pPr>
        <w:rPr>
          <w:rFonts w:hint="eastAsia"/>
        </w:rPr>
      </w:pPr>
    </w:p>
    <w:p w14:paraId="5A0366AE" w14:textId="77777777" w:rsidR="003E056B" w:rsidRDefault="003E056B">
      <w:pPr>
        <w:rPr>
          <w:rFonts w:hint="eastAsia"/>
        </w:rPr>
      </w:pPr>
    </w:p>
    <w:p w14:paraId="4F871772" w14:textId="45A240DA" w:rsidR="003E056B" w:rsidRDefault="00000000" w:rsidP="001F2CE5">
      <w:pPr>
        <w:pStyle w:val="2"/>
        <w:rPr>
          <w:rFonts w:hint="eastAsia"/>
        </w:rPr>
      </w:pPr>
      <w:bookmarkStart w:id="47" w:name="_Toc228733113"/>
      <w:r>
        <w:rPr>
          <w:rFonts w:hint="eastAsia"/>
        </w:rPr>
        <w:t>4.</w:t>
      </w:r>
      <w:r w:rsidR="001F2CE5">
        <w:rPr>
          <w:rFonts w:hint="eastAsia"/>
        </w:rPr>
        <w:t>4</w:t>
      </w:r>
      <w:r>
        <w:rPr>
          <w:rFonts w:hint="eastAsia"/>
        </w:rPr>
        <w:t xml:space="preserve"> </w:t>
      </w:r>
      <w:r>
        <w:rPr>
          <w:rFonts w:hint="eastAsia"/>
        </w:rPr>
        <w:t>安全性测试</w:t>
      </w:r>
      <w:bookmarkEnd w:id="47"/>
    </w:p>
    <w:p w14:paraId="0C9B6262" w14:textId="77777777" w:rsidR="003E056B" w:rsidRPr="00BB437A" w:rsidRDefault="00000000">
      <w:pPr>
        <w:ind w:firstLine="420"/>
        <w:rPr>
          <w:rFonts w:ascii="宋体" w:eastAsia="宋体" w:hAnsi="宋体" w:cs="宋体" w:hint="eastAsia"/>
          <w:sz w:val="24"/>
          <w:szCs w:val="24"/>
        </w:rPr>
      </w:pPr>
      <w:r w:rsidRPr="00BB437A">
        <w:rPr>
          <w:rFonts w:ascii="宋体" w:eastAsia="宋体" w:hAnsi="宋体" w:cs="宋体" w:hint="eastAsia"/>
          <w:sz w:val="24"/>
          <w:szCs w:val="24"/>
        </w:rPr>
        <w:t>（1）安全性测试的要求与测试情况如下表所示。</w:t>
      </w:r>
    </w:p>
    <w:tbl>
      <w:tblPr>
        <w:tblStyle w:val="af1"/>
        <w:tblW w:w="0" w:type="auto"/>
        <w:tblLook w:val="04A0" w:firstRow="1" w:lastRow="0" w:firstColumn="1" w:lastColumn="0" w:noHBand="0" w:noVBand="1"/>
      </w:tblPr>
      <w:tblGrid>
        <w:gridCol w:w="1705"/>
        <w:gridCol w:w="2979"/>
        <w:gridCol w:w="1656"/>
        <w:gridCol w:w="1800"/>
      </w:tblGrid>
      <w:tr w:rsidR="003E056B" w14:paraId="1D75970F"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401A07A4"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测试内容</w:t>
            </w:r>
          </w:p>
        </w:tc>
        <w:tc>
          <w:tcPr>
            <w:tcW w:w="2979"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41A407B4"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基本要求</w:t>
            </w:r>
          </w:p>
        </w:tc>
        <w:tc>
          <w:tcPr>
            <w:tcW w:w="1656"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4CC85829"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测试情况</w:t>
            </w:r>
          </w:p>
        </w:tc>
        <w:tc>
          <w:tcPr>
            <w:tcW w:w="1800"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3CEAF995"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测试通过（是/否）</w:t>
            </w:r>
          </w:p>
        </w:tc>
      </w:tr>
      <w:tr w:rsidR="003E056B" w14:paraId="4BFE6679"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4330CA54"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用户权限</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41CED4FA"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授权用户能在所授权限下进行正常工作，不容许超权限。</w:t>
            </w:r>
          </w:p>
        </w:tc>
        <w:tc>
          <w:tcPr>
            <w:tcW w:w="1656"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36CD5A34"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7F0A5F7E"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311DEDBB"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9AE19FA"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用户访问控制</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27278CD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作品推荐界面、数据面板界面等界面在用户未登录状态下不可访问。</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3533294"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9C8382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76421DD2"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6435EB0F"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防御安全攻击</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03878D46"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系统不存在 SQL 注入、</w:t>
            </w:r>
            <w:proofErr w:type="gramStart"/>
            <w:r w:rsidRPr="00BB437A">
              <w:rPr>
                <w:rFonts w:ascii="宋体" w:eastAsia="宋体" w:hAnsi="宋体" w:cs="宋体" w:hint="eastAsia"/>
                <w:color w:val="000000"/>
                <w:sz w:val="24"/>
                <w:szCs w:val="24"/>
              </w:rPr>
              <w:t>跨站脚本</w:t>
            </w:r>
            <w:proofErr w:type="gramEnd"/>
            <w:r w:rsidRPr="00BB437A">
              <w:rPr>
                <w:rFonts w:ascii="宋体" w:eastAsia="宋体" w:hAnsi="宋体" w:cs="宋体" w:hint="eastAsia"/>
                <w:color w:val="000000"/>
                <w:sz w:val="24"/>
                <w:szCs w:val="24"/>
              </w:rPr>
              <w:t>攻击、蠕虫攻击等安全漏洞，可抵制黑客的非法侵入与攻击。</w:t>
            </w:r>
          </w:p>
        </w:tc>
        <w:tc>
          <w:tcPr>
            <w:tcW w:w="1656"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02435C5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6D3A725C"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5DE0A035"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617EEF82"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信息泄露</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5DB72F8F"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用户信息和系统所采集的评论数据以及分析后所得数据不会被泄露和篡改。</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57A858EA"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067EC4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2EF44669"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D6EFC7B"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服务</w:t>
            </w:r>
            <w:proofErr w:type="gramStart"/>
            <w:r w:rsidRPr="00BB437A">
              <w:rPr>
                <w:rFonts w:ascii="宋体" w:eastAsia="宋体" w:hAnsi="宋体" w:cs="宋体" w:hint="eastAsia"/>
                <w:color w:val="000000"/>
                <w:sz w:val="24"/>
                <w:szCs w:val="24"/>
              </w:rPr>
              <w:t>端信息测</w:t>
            </w:r>
            <w:proofErr w:type="gramEnd"/>
          </w:p>
          <w:p w14:paraId="75D8AB62"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试</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433D15B"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服务器不会泄露敏感信息，如系统版本、配置信息等。</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22F3423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693EF2C4"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26683FEC"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6C3DF1A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认证测试</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F6B6BE8"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系统的登录机制能够抵御暴力破解、伪造身份等攻击。</w:t>
            </w:r>
          </w:p>
        </w:tc>
        <w:tc>
          <w:tcPr>
            <w:tcW w:w="1656"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7176298"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572E4DB7"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bl>
    <w:p w14:paraId="0868FD6E" w14:textId="77777777" w:rsidR="003E056B" w:rsidRDefault="003E056B">
      <w:pPr>
        <w:rPr>
          <w:rFonts w:hint="eastAsia"/>
        </w:rPr>
      </w:pPr>
    </w:p>
    <w:p w14:paraId="3ECF1D62" w14:textId="77777777" w:rsidR="003E056B" w:rsidRDefault="003E056B">
      <w:pPr>
        <w:rPr>
          <w:rFonts w:hint="eastAsia"/>
        </w:rPr>
      </w:pPr>
    </w:p>
    <w:p w14:paraId="2AA709D3" w14:textId="6FCEF4E6" w:rsidR="003E056B" w:rsidRDefault="00000000" w:rsidP="001F2CE5">
      <w:pPr>
        <w:pStyle w:val="2"/>
        <w:rPr>
          <w:rFonts w:hint="eastAsia"/>
        </w:rPr>
      </w:pPr>
      <w:bookmarkStart w:id="48" w:name="_Toc228733114"/>
      <w:r>
        <w:rPr>
          <w:rFonts w:hint="eastAsia"/>
        </w:rPr>
        <w:t>4.</w:t>
      </w:r>
      <w:r w:rsidR="001F2CE5">
        <w:rPr>
          <w:rFonts w:hint="eastAsia"/>
        </w:rPr>
        <w:t>5</w:t>
      </w:r>
      <w:r>
        <w:rPr>
          <w:rFonts w:hint="eastAsia"/>
        </w:rPr>
        <w:t xml:space="preserve"> </w:t>
      </w:r>
      <w:r>
        <w:rPr>
          <w:rFonts w:hint="eastAsia"/>
        </w:rPr>
        <w:t>易用性测试</w:t>
      </w:r>
      <w:bookmarkEnd w:id="48"/>
    </w:p>
    <w:p w14:paraId="6530B998" w14:textId="77777777" w:rsidR="003E056B" w:rsidRPr="00BB437A" w:rsidRDefault="00000000">
      <w:pPr>
        <w:ind w:firstLine="420"/>
        <w:rPr>
          <w:rFonts w:ascii="宋体" w:eastAsia="宋体" w:hAnsi="宋体" w:cs="宋体" w:hint="eastAsia"/>
          <w:sz w:val="24"/>
          <w:szCs w:val="24"/>
        </w:rPr>
      </w:pPr>
      <w:r w:rsidRPr="00BB437A">
        <w:rPr>
          <w:rFonts w:ascii="宋体" w:eastAsia="宋体" w:hAnsi="宋体" w:cs="宋体" w:hint="eastAsia"/>
          <w:sz w:val="24"/>
          <w:szCs w:val="24"/>
        </w:rPr>
        <w:t>（1）易用性测试的要求与测试情况如下表所示。</w:t>
      </w:r>
    </w:p>
    <w:tbl>
      <w:tblPr>
        <w:tblStyle w:val="af1"/>
        <w:tblW w:w="0" w:type="auto"/>
        <w:tblLook w:val="04A0" w:firstRow="1" w:lastRow="0" w:firstColumn="1" w:lastColumn="0" w:noHBand="0" w:noVBand="1"/>
      </w:tblPr>
      <w:tblGrid>
        <w:gridCol w:w="1705"/>
        <w:gridCol w:w="2979"/>
        <w:gridCol w:w="1668"/>
        <w:gridCol w:w="1800"/>
      </w:tblGrid>
      <w:tr w:rsidR="003E056B" w14:paraId="6B825384"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194CE32C"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测试内容</w:t>
            </w:r>
          </w:p>
        </w:tc>
        <w:tc>
          <w:tcPr>
            <w:tcW w:w="2979"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35B3D87D"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基本要求</w:t>
            </w:r>
          </w:p>
        </w:tc>
        <w:tc>
          <w:tcPr>
            <w:tcW w:w="1668"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4F851484"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测试情况</w:t>
            </w:r>
          </w:p>
        </w:tc>
        <w:tc>
          <w:tcPr>
            <w:tcW w:w="1800" w:type="dxa"/>
            <w:tcBorders>
              <w:top w:val="single" w:sz="8" w:space="0" w:color="FFFFFF"/>
              <w:left w:val="single" w:sz="8" w:space="0" w:color="FFFFFF"/>
              <w:bottom w:val="single" w:sz="8" w:space="0" w:color="FFFFFF"/>
              <w:right w:val="single" w:sz="8" w:space="0" w:color="FFFFFF"/>
            </w:tcBorders>
            <w:shd w:val="clear" w:color="auto" w:fill="A5A5A5" w:themeFill="accent3"/>
            <w:vAlign w:val="center"/>
          </w:tcPr>
          <w:p w14:paraId="3F70F561" w14:textId="77777777" w:rsidR="003E056B" w:rsidRPr="00BB437A" w:rsidRDefault="00000000" w:rsidP="00BB437A">
            <w:pPr>
              <w:jc w:val="center"/>
              <w:rPr>
                <w:rFonts w:ascii="宋体" w:eastAsia="宋体" w:hAnsi="宋体" w:cs="宋体" w:hint="eastAsia"/>
                <w:b/>
                <w:color w:val="FFFFFF"/>
                <w:sz w:val="24"/>
                <w:szCs w:val="24"/>
              </w:rPr>
            </w:pPr>
            <w:r w:rsidRPr="00BB437A">
              <w:rPr>
                <w:rFonts w:ascii="宋体" w:eastAsia="宋体" w:hAnsi="宋体" w:cs="宋体" w:hint="eastAsia"/>
                <w:b/>
                <w:color w:val="000000" w:themeColor="text1"/>
                <w:sz w:val="24"/>
                <w:szCs w:val="24"/>
              </w:rPr>
              <w:t>测试通过（是/否）</w:t>
            </w:r>
          </w:p>
        </w:tc>
      </w:tr>
      <w:tr w:rsidR="003E056B" w14:paraId="46A051B2"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01CAE186"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易安装性</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5F3A7AD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安装参数给出默认值或提示，需要用户干预的地方尽量少，操作方便。</w:t>
            </w:r>
          </w:p>
        </w:tc>
        <w:tc>
          <w:tcPr>
            <w:tcW w:w="1668"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6186730D"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7DF8A35E"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5389A944"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F6AFFF2"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易操作性</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6E99812"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常用按钮、菜单项、下拉列表放在醒目的位置且操</w:t>
            </w:r>
            <w:r w:rsidRPr="00BB437A">
              <w:rPr>
                <w:rFonts w:ascii="宋体" w:eastAsia="宋体" w:hAnsi="宋体" w:cs="宋体" w:hint="eastAsia"/>
                <w:color w:val="000000"/>
                <w:sz w:val="24"/>
                <w:szCs w:val="24"/>
              </w:rPr>
              <w:lastRenderedPageBreak/>
              <w:t>作简便快捷。</w:t>
            </w:r>
          </w:p>
        </w:tc>
        <w:tc>
          <w:tcPr>
            <w:tcW w:w="1668"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A7BA403"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lastRenderedPageBreak/>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44FC6C8"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46BD6995"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632F81E6"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提示信息</w:t>
            </w:r>
          </w:p>
        </w:tc>
        <w:tc>
          <w:tcPr>
            <w:tcW w:w="2979"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3097397C"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系统在用户进行操作后给出提示信息，提示信息直观、简明、易于理解。</w:t>
            </w:r>
          </w:p>
        </w:tc>
        <w:tc>
          <w:tcPr>
            <w:tcW w:w="1668"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3485173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DBDBDB" w:themeFill="accent3" w:themeFillTint="66"/>
            <w:vAlign w:val="center"/>
          </w:tcPr>
          <w:p w14:paraId="70D8C2FD"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5AA2D7F4"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6B8854C4"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可理解性</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6828C2A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系统遵循行业标准和规范，符合用户的期望和习惯，文本、标签和说明易于理解，操作方式没有过多的歧义，且在部分地方提供提示信息。</w:t>
            </w:r>
          </w:p>
        </w:tc>
        <w:tc>
          <w:tcPr>
            <w:tcW w:w="1668"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EC0B71D"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423DDF0D"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272122D7"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4438A8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可用性</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E2528B1"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页面的布局、字体大小、颜色搭配是否符合人体工程学，是否便于所有用户访问。</w:t>
            </w:r>
          </w:p>
        </w:tc>
        <w:tc>
          <w:tcPr>
            <w:tcW w:w="1668"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1296E020"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4120EC97"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r w:rsidR="003E056B" w14:paraId="68670D96" w14:textId="77777777" w:rsidTr="00BB437A">
        <w:tc>
          <w:tcPr>
            <w:tcW w:w="1705"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D425E9C"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易学性</w:t>
            </w:r>
          </w:p>
        </w:tc>
        <w:tc>
          <w:tcPr>
            <w:tcW w:w="2979"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36344B9B"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测试新用户是否能够较快学习和使用系统。</w:t>
            </w:r>
          </w:p>
        </w:tc>
        <w:tc>
          <w:tcPr>
            <w:tcW w:w="1668"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0F455759"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实现要求</w:t>
            </w:r>
          </w:p>
        </w:tc>
        <w:tc>
          <w:tcPr>
            <w:tcW w:w="1800" w:type="dxa"/>
            <w:tcBorders>
              <w:top w:val="single" w:sz="8" w:space="0" w:color="FFFFFF"/>
              <w:left w:val="single" w:sz="8" w:space="0" w:color="FFFFFF"/>
              <w:bottom w:val="single" w:sz="8" w:space="0" w:color="FFFFFF"/>
              <w:right w:val="single" w:sz="8" w:space="0" w:color="FFFFFF"/>
            </w:tcBorders>
            <w:shd w:val="clear" w:color="auto" w:fill="F6F6F6" w:themeFill="accent3" w:themeFillTint="19"/>
            <w:vAlign w:val="center"/>
          </w:tcPr>
          <w:p w14:paraId="7234A33B" w14:textId="77777777" w:rsidR="003E056B" w:rsidRPr="00BB437A" w:rsidRDefault="00000000" w:rsidP="00BB437A">
            <w:pPr>
              <w:jc w:val="center"/>
              <w:rPr>
                <w:rFonts w:ascii="宋体" w:eastAsia="宋体" w:hAnsi="宋体" w:cs="宋体" w:hint="eastAsia"/>
                <w:color w:val="000000"/>
                <w:sz w:val="24"/>
                <w:szCs w:val="24"/>
              </w:rPr>
            </w:pPr>
            <w:r w:rsidRPr="00BB437A">
              <w:rPr>
                <w:rFonts w:ascii="宋体" w:eastAsia="宋体" w:hAnsi="宋体" w:cs="宋体" w:hint="eastAsia"/>
                <w:color w:val="000000"/>
                <w:sz w:val="24"/>
                <w:szCs w:val="24"/>
              </w:rPr>
              <w:t>是</w:t>
            </w:r>
          </w:p>
        </w:tc>
      </w:tr>
    </w:tbl>
    <w:p w14:paraId="548116C5" w14:textId="77777777" w:rsidR="003E056B" w:rsidRDefault="003E056B">
      <w:pPr>
        <w:ind w:firstLine="420"/>
        <w:rPr>
          <w:rFonts w:hint="eastAsia"/>
        </w:rPr>
      </w:pPr>
    </w:p>
    <w:p w14:paraId="70FE5EE4" w14:textId="77777777" w:rsidR="00BB437A" w:rsidRDefault="00BB437A">
      <w:pPr>
        <w:widowControl/>
        <w:jc w:val="left"/>
        <w:rPr>
          <w:rFonts w:eastAsia="黑体" w:hint="eastAsia"/>
          <w:bCs/>
          <w:kern w:val="44"/>
          <w:sz w:val="44"/>
          <w:szCs w:val="44"/>
          <w:lang w:val="zh-CN"/>
        </w:rPr>
      </w:pPr>
      <w:r>
        <w:rPr>
          <w:rFonts w:hint="eastAsia"/>
        </w:rPr>
        <w:br w:type="page"/>
      </w:r>
    </w:p>
    <w:p w14:paraId="77537741" w14:textId="483D4149" w:rsidR="003E056B" w:rsidRDefault="00000000">
      <w:pPr>
        <w:pStyle w:val="1"/>
        <w:numPr>
          <w:ilvl w:val="0"/>
          <w:numId w:val="0"/>
        </w:numPr>
        <w:ind w:left="1545" w:hanging="1545"/>
        <w:jc w:val="center"/>
        <w:rPr>
          <w:rFonts w:hint="eastAsia"/>
        </w:rPr>
      </w:pPr>
      <w:bookmarkStart w:id="49" w:name="_Toc228733115"/>
      <w:r>
        <w:lastRenderedPageBreak/>
        <w:t>第五章</w:t>
      </w:r>
      <w:r>
        <w:rPr>
          <w:rFonts w:hint="eastAsia"/>
          <w:lang w:val="en-US"/>
        </w:rPr>
        <w:t xml:space="preserve"> </w:t>
      </w:r>
      <w:r>
        <w:rPr>
          <w:rFonts w:hint="eastAsia"/>
        </w:rPr>
        <w:t>部署及使用</w:t>
      </w:r>
      <w:bookmarkEnd w:id="49"/>
    </w:p>
    <w:p w14:paraId="5812E3D6" w14:textId="77777777" w:rsidR="003E056B" w:rsidRPr="00BB437A" w:rsidRDefault="00000000" w:rsidP="00BB437A">
      <w:pPr>
        <w:spacing w:line="360" w:lineRule="auto"/>
        <w:ind w:firstLineChars="200" w:firstLine="480"/>
        <w:rPr>
          <w:rFonts w:ascii="宋体" w:eastAsia="宋体" w:hAnsi="宋体" w:hint="eastAsia"/>
          <w:sz w:val="24"/>
          <w:szCs w:val="24"/>
        </w:rPr>
      </w:pPr>
      <w:r w:rsidRPr="00BB437A">
        <w:rPr>
          <w:rFonts w:ascii="宋体" w:eastAsia="宋体" w:hAnsi="宋体" w:hint="eastAsia"/>
          <w:sz w:val="24"/>
          <w:szCs w:val="24"/>
        </w:rPr>
        <w:t>本章</w:t>
      </w:r>
      <w:proofErr w:type="gramStart"/>
      <w:r w:rsidRPr="00BB437A">
        <w:rPr>
          <w:rFonts w:ascii="宋体" w:eastAsia="宋体" w:hAnsi="宋体" w:hint="eastAsia"/>
          <w:sz w:val="24"/>
          <w:szCs w:val="24"/>
        </w:rPr>
        <w:t>针对八方互充电车</w:t>
      </w:r>
      <w:proofErr w:type="gramEnd"/>
      <w:r w:rsidRPr="00BB437A">
        <w:rPr>
          <w:rFonts w:ascii="宋体" w:eastAsia="宋体" w:hAnsi="宋体" w:hint="eastAsia"/>
          <w:sz w:val="24"/>
          <w:szCs w:val="24"/>
        </w:rPr>
        <w:t>车主智慧服务平台，明确系统部署的环境要求、分步部署流程及上线使用说明，确保系统顺利部署、稳定运行，满足管理员、应急服务人员及车主用户的使用需求。</w:t>
      </w:r>
    </w:p>
    <w:p w14:paraId="67BB5FE2" w14:textId="77777777" w:rsidR="003E056B" w:rsidRDefault="00000000" w:rsidP="001F2CE5">
      <w:pPr>
        <w:pStyle w:val="2"/>
        <w:rPr>
          <w:rFonts w:hint="eastAsia"/>
        </w:rPr>
      </w:pPr>
      <w:bookmarkStart w:id="50" w:name="_Toc228733116"/>
      <w:r>
        <w:rPr>
          <w:rFonts w:hint="eastAsia"/>
        </w:rPr>
        <w:t xml:space="preserve">5.1 </w:t>
      </w:r>
      <w:r>
        <w:rPr>
          <w:rFonts w:hint="eastAsia"/>
        </w:rPr>
        <w:t>部署环境要求</w:t>
      </w:r>
      <w:bookmarkEnd w:id="50"/>
    </w:p>
    <w:p w14:paraId="1A5A4476"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系统分为后端、管理端前端、用户端前端三部分，各模块环境要求如下：</w:t>
      </w:r>
    </w:p>
    <w:p w14:paraId="140110CD" w14:textId="77777777" w:rsidR="003E056B" w:rsidRPr="00BB437A" w:rsidRDefault="00000000" w:rsidP="00BB437A">
      <w:pPr>
        <w:spacing w:line="360" w:lineRule="auto"/>
        <w:ind w:firstLineChars="200" w:firstLine="482"/>
        <w:rPr>
          <w:rFonts w:ascii="Times New Roman" w:eastAsia="宋体" w:hAnsi="Times New Roman" w:cs="Times New Roman"/>
          <w:sz w:val="24"/>
          <w:szCs w:val="24"/>
        </w:rPr>
      </w:pPr>
      <w:r w:rsidRPr="00BB437A">
        <w:rPr>
          <w:rFonts w:ascii="Times New Roman" w:eastAsia="宋体" w:hAnsi="Times New Roman" w:cs="Times New Roman"/>
          <w:b/>
          <w:bCs/>
          <w:sz w:val="24"/>
          <w:szCs w:val="24"/>
        </w:rPr>
        <w:t>后端</w:t>
      </w:r>
      <w:r w:rsidRPr="00BB437A">
        <w:rPr>
          <w:rFonts w:ascii="Times New Roman" w:eastAsia="宋体" w:hAnsi="Times New Roman" w:cs="Times New Roman"/>
          <w:sz w:val="24"/>
          <w:szCs w:val="24"/>
        </w:rPr>
        <w:t>：需安装</w:t>
      </w:r>
      <w:r w:rsidRPr="00BB437A">
        <w:rPr>
          <w:rFonts w:ascii="Times New Roman" w:eastAsia="宋体" w:hAnsi="Times New Roman" w:cs="Times New Roman"/>
          <w:sz w:val="24"/>
          <w:szCs w:val="24"/>
        </w:rPr>
        <w:t>JDK17</w:t>
      </w:r>
      <w:r w:rsidRPr="00BB437A">
        <w:rPr>
          <w:rFonts w:ascii="Times New Roman" w:eastAsia="宋体" w:hAnsi="Times New Roman" w:cs="Times New Roman"/>
          <w:sz w:val="24"/>
          <w:szCs w:val="24"/>
        </w:rPr>
        <w:t>（必须）、</w:t>
      </w:r>
      <w:r w:rsidRPr="00BB437A">
        <w:rPr>
          <w:rFonts w:ascii="Times New Roman" w:eastAsia="宋体" w:hAnsi="Times New Roman" w:cs="Times New Roman"/>
          <w:sz w:val="24"/>
          <w:szCs w:val="24"/>
        </w:rPr>
        <w:t>Maven3.6.0+</w:t>
      </w:r>
      <w:r w:rsidRPr="00BB437A">
        <w:rPr>
          <w:rFonts w:ascii="Times New Roman" w:eastAsia="宋体" w:hAnsi="Times New Roman" w:cs="Times New Roman"/>
          <w:sz w:val="24"/>
          <w:szCs w:val="24"/>
        </w:rPr>
        <w:t>（必须）、</w:t>
      </w:r>
      <w:r w:rsidRPr="00BB437A">
        <w:rPr>
          <w:rFonts w:ascii="Times New Roman" w:eastAsia="宋体" w:hAnsi="Times New Roman" w:cs="Times New Roman"/>
          <w:sz w:val="24"/>
          <w:szCs w:val="24"/>
        </w:rPr>
        <w:t>MySQL8.0+</w:t>
      </w:r>
      <w:r w:rsidRPr="00BB437A">
        <w:rPr>
          <w:rFonts w:ascii="Times New Roman" w:eastAsia="宋体" w:hAnsi="Times New Roman" w:cs="Times New Roman"/>
          <w:sz w:val="24"/>
          <w:szCs w:val="24"/>
        </w:rPr>
        <w:t>（必须）、</w:t>
      </w:r>
      <w:r w:rsidRPr="00BB437A">
        <w:rPr>
          <w:rFonts w:ascii="Times New Roman" w:eastAsia="宋体" w:hAnsi="Times New Roman" w:cs="Times New Roman"/>
          <w:sz w:val="24"/>
          <w:szCs w:val="24"/>
        </w:rPr>
        <w:t>Redis6.0+</w:t>
      </w:r>
      <w:r w:rsidRPr="00BB437A">
        <w:rPr>
          <w:rFonts w:ascii="Times New Roman" w:eastAsia="宋体" w:hAnsi="Times New Roman" w:cs="Times New Roman"/>
          <w:sz w:val="24"/>
          <w:szCs w:val="24"/>
        </w:rPr>
        <w:t>（可选，用于缓存优化）；硬件需满足</w:t>
      </w:r>
      <w:r w:rsidRPr="00BB437A">
        <w:rPr>
          <w:rFonts w:ascii="Times New Roman" w:eastAsia="宋体" w:hAnsi="Times New Roman" w:cs="Times New Roman"/>
          <w:sz w:val="24"/>
          <w:szCs w:val="24"/>
        </w:rPr>
        <w:t>4</w:t>
      </w:r>
      <w:r w:rsidRPr="00BB437A">
        <w:rPr>
          <w:rFonts w:ascii="Times New Roman" w:eastAsia="宋体" w:hAnsi="Times New Roman" w:cs="Times New Roman"/>
          <w:sz w:val="24"/>
          <w:szCs w:val="24"/>
        </w:rPr>
        <w:t>核</w:t>
      </w:r>
      <w:r w:rsidRPr="00BB437A">
        <w:rPr>
          <w:rFonts w:ascii="Times New Roman" w:eastAsia="宋体" w:hAnsi="Times New Roman" w:cs="Times New Roman"/>
          <w:sz w:val="24"/>
          <w:szCs w:val="24"/>
        </w:rPr>
        <w:t>CPU</w:t>
      </w: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8GB</w:t>
      </w:r>
      <w:r w:rsidRPr="00BB437A">
        <w:rPr>
          <w:rFonts w:ascii="Times New Roman" w:eastAsia="宋体" w:hAnsi="Times New Roman" w:cs="Times New Roman"/>
          <w:sz w:val="24"/>
          <w:szCs w:val="24"/>
        </w:rPr>
        <w:t>及以上内存、</w:t>
      </w:r>
      <w:r w:rsidRPr="00BB437A">
        <w:rPr>
          <w:rFonts w:ascii="Times New Roman" w:eastAsia="宋体" w:hAnsi="Times New Roman" w:cs="Times New Roman"/>
          <w:sz w:val="24"/>
          <w:szCs w:val="24"/>
        </w:rPr>
        <w:t>50GB</w:t>
      </w:r>
      <w:r w:rsidRPr="00BB437A">
        <w:rPr>
          <w:rFonts w:ascii="Times New Roman" w:eastAsia="宋体" w:hAnsi="Times New Roman" w:cs="Times New Roman"/>
          <w:sz w:val="24"/>
          <w:szCs w:val="24"/>
        </w:rPr>
        <w:t>以上存储空间，保障系统高负载下稳定运行。</w:t>
      </w:r>
    </w:p>
    <w:p w14:paraId="07EE4937" w14:textId="77777777" w:rsidR="003E056B" w:rsidRPr="00BB437A" w:rsidRDefault="00000000" w:rsidP="00BB437A">
      <w:pPr>
        <w:spacing w:line="360" w:lineRule="auto"/>
        <w:ind w:firstLineChars="200" w:firstLine="482"/>
        <w:rPr>
          <w:rFonts w:ascii="Times New Roman" w:eastAsia="宋体" w:hAnsi="Times New Roman" w:cs="Times New Roman"/>
          <w:sz w:val="24"/>
          <w:szCs w:val="24"/>
        </w:rPr>
      </w:pPr>
      <w:r w:rsidRPr="00BB437A">
        <w:rPr>
          <w:rFonts w:ascii="Times New Roman" w:eastAsia="宋体" w:hAnsi="Times New Roman" w:cs="Times New Roman"/>
          <w:b/>
          <w:bCs/>
          <w:sz w:val="24"/>
          <w:szCs w:val="24"/>
        </w:rPr>
        <w:t>管理端前端：</w:t>
      </w:r>
      <w:r w:rsidRPr="00BB437A">
        <w:rPr>
          <w:rFonts w:ascii="Times New Roman" w:eastAsia="宋体" w:hAnsi="Times New Roman" w:cs="Times New Roman"/>
          <w:sz w:val="24"/>
          <w:szCs w:val="24"/>
        </w:rPr>
        <w:t>需安装</w:t>
      </w:r>
      <w:r w:rsidRPr="00BB437A">
        <w:rPr>
          <w:rFonts w:ascii="Times New Roman" w:eastAsia="宋体" w:hAnsi="Times New Roman" w:cs="Times New Roman"/>
          <w:sz w:val="24"/>
          <w:szCs w:val="24"/>
        </w:rPr>
        <w:t>Node.js14.18.0</w:t>
      </w:r>
      <w:r w:rsidRPr="00BB437A">
        <w:rPr>
          <w:rFonts w:ascii="Times New Roman" w:eastAsia="宋体" w:hAnsi="Times New Roman" w:cs="Times New Roman"/>
          <w:sz w:val="24"/>
          <w:szCs w:val="24"/>
        </w:rPr>
        <w:t>及以上版本、</w:t>
      </w:r>
      <w:r w:rsidRPr="00BB437A">
        <w:rPr>
          <w:rFonts w:ascii="Times New Roman" w:eastAsia="宋体" w:hAnsi="Times New Roman" w:cs="Times New Roman"/>
          <w:sz w:val="24"/>
          <w:szCs w:val="24"/>
        </w:rPr>
        <w:t>npm6.14.0</w:t>
      </w:r>
      <w:r w:rsidRPr="00BB437A">
        <w:rPr>
          <w:rFonts w:ascii="Times New Roman" w:eastAsia="宋体" w:hAnsi="Times New Roman" w:cs="Times New Roman"/>
          <w:sz w:val="24"/>
          <w:szCs w:val="24"/>
        </w:rPr>
        <w:t>及以上版本，浏览器支持</w:t>
      </w:r>
      <w:r w:rsidRPr="00BB437A">
        <w:rPr>
          <w:rFonts w:ascii="Times New Roman" w:eastAsia="宋体" w:hAnsi="Times New Roman" w:cs="Times New Roman"/>
          <w:sz w:val="24"/>
          <w:szCs w:val="24"/>
        </w:rPr>
        <w:t>Chrome</w:t>
      </w: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Firefox</w:t>
      </w: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Edge</w:t>
      </w:r>
      <w:r w:rsidRPr="00BB437A">
        <w:rPr>
          <w:rFonts w:ascii="Times New Roman" w:eastAsia="宋体" w:hAnsi="Times New Roman" w:cs="Times New Roman"/>
          <w:sz w:val="24"/>
          <w:szCs w:val="24"/>
        </w:rPr>
        <w:t>等现代浏览器，确保后台操作流畅。</w:t>
      </w:r>
    </w:p>
    <w:p w14:paraId="5B7B740F" w14:textId="77777777" w:rsidR="003E056B" w:rsidRPr="00BB437A" w:rsidRDefault="00000000" w:rsidP="00BB437A">
      <w:pPr>
        <w:spacing w:line="360" w:lineRule="auto"/>
        <w:ind w:firstLineChars="200" w:firstLine="482"/>
        <w:rPr>
          <w:rFonts w:ascii="Times New Roman" w:eastAsia="宋体" w:hAnsi="Times New Roman" w:cs="Times New Roman"/>
          <w:sz w:val="24"/>
          <w:szCs w:val="24"/>
        </w:rPr>
      </w:pPr>
      <w:r w:rsidRPr="00BB437A">
        <w:rPr>
          <w:rFonts w:ascii="Times New Roman" w:eastAsia="宋体" w:hAnsi="Times New Roman" w:cs="Times New Roman"/>
          <w:b/>
          <w:bCs/>
          <w:sz w:val="24"/>
          <w:szCs w:val="24"/>
        </w:rPr>
        <w:t>用户端前端</w:t>
      </w:r>
      <w:r w:rsidRPr="00BB437A">
        <w:rPr>
          <w:rFonts w:ascii="Times New Roman" w:eastAsia="宋体" w:hAnsi="Times New Roman" w:cs="Times New Roman"/>
          <w:sz w:val="24"/>
          <w:szCs w:val="24"/>
        </w:rPr>
        <w:t>：需安装</w:t>
      </w:r>
      <w:proofErr w:type="spellStart"/>
      <w:r w:rsidRPr="00BB437A">
        <w:rPr>
          <w:rFonts w:ascii="Times New Roman" w:eastAsia="宋体" w:hAnsi="Times New Roman" w:cs="Times New Roman"/>
          <w:sz w:val="24"/>
          <w:szCs w:val="24"/>
        </w:rPr>
        <w:t>HBuilderX</w:t>
      </w:r>
      <w:proofErr w:type="spellEnd"/>
      <w:r w:rsidRPr="00BB437A">
        <w:rPr>
          <w:rFonts w:ascii="Times New Roman" w:eastAsia="宋体" w:hAnsi="Times New Roman" w:cs="Times New Roman"/>
          <w:sz w:val="24"/>
          <w:szCs w:val="24"/>
        </w:rPr>
        <w:t>最新版本，</w:t>
      </w:r>
      <w:proofErr w:type="gramStart"/>
      <w:r w:rsidRPr="00BB437A">
        <w:rPr>
          <w:rFonts w:ascii="Times New Roman" w:eastAsia="宋体" w:hAnsi="Times New Roman" w:cs="Times New Roman"/>
          <w:sz w:val="24"/>
          <w:szCs w:val="24"/>
        </w:rPr>
        <w:t>支持微信小</w:t>
      </w:r>
      <w:proofErr w:type="gramEnd"/>
      <w:r w:rsidRPr="00BB437A">
        <w:rPr>
          <w:rFonts w:ascii="Times New Roman" w:eastAsia="宋体" w:hAnsi="Times New Roman" w:cs="Times New Roman"/>
          <w:sz w:val="24"/>
          <w:szCs w:val="24"/>
        </w:rPr>
        <w:t>程序、</w:t>
      </w:r>
      <w:r w:rsidRPr="00BB437A">
        <w:rPr>
          <w:rFonts w:ascii="Times New Roman" w:eastAsia="宋体" w:hAnsi="Times New Roman" w:cs="Times New Roman"/>
          <w:sz w:val="24"/>
          <w:szCs w:val="24"/>
        </w:rPr>
        <w:t>H5</w:t>
      </w:r>
      <w:r w:rsidRPr="00BB437A">
        <w:rPr>
          <w:rFonts w:ascii="Times New Roman" w:eastAsia="宋体" w:hAnsi="Times New Roman" w:cs="Times New Roman"/>
          <w:sz w:val="24"/>
          <w:szCs w:val="24"/>
        </w:rPr>
        <w:t>、安卓</w:t>
      </w:r>
      <w:r w:rsidRPr="00BB437A">
        <w:rPr>
          <w:rFonts w:ascii="Times New Roman" w:eastAsia="宋体" w:hAnsi="Times New Roman" w:cs="Times New Roman"/>
          <w:sz w:val="24"/>
          <w:szCs w:val="24"/>
        </w:rPr>
        <w:t>/iOS App</w:t>
      </w:r>
      <w:r w:rsidRPr="00BB437A">
        <w:rPr>
          <w:rFonts w:ascii="Times New Roman" w:eastAsia="宋体" w:hAnsi="Times New Roman" w:cs="Times New Roman"/>
          <w:sz w:val="24"/>
          <w:szCs w:val="24"/>
        </w:rPr>
        <w:t>多端运行，需提前配置有效高德地图</w:t>
      </w:r>
      <w:r w:rsidRPr="00BB437A">
        <w:rPr>
          <w:rFonts w:ascii="Times New Roman" w:eastAsia="宋体" w:hAnsi="Times New Roman" w:cs="Times New Roman"/>
          <w:sz w:val="24"/>
          <w:szCs w:val="24"/>
        </w:rPr>
        <w:t>API</w:t>
      </w:r>
      <w:r w:rsidRPr="00BB437A">
        <w:rPr>
          <w:rFonts w:ascii="Times New Roman" w:eastAsia="宋体" w:hAnsi="Times New Roman" w:cs="Times New Roman"/>
          <w:sz w:val="24"/>
          <w:szCs w:val="24"/>
        </w:rPr>
        <w:t>密钥，保障地图定位、充电桩检索功能正常。</w:t>
      </w:r>
    </w:p>
    <w:p w14:paraId="2A203C51" w14:textId="77777777" w:rsidR="003E056B" w:rsidRDefault="00000000" w:rsidP="001F2CE5">
      <w:pPr>
        <w:pStyle w:val="2"/>
        <w:rPr>
          <w:rFonts w:hint="eastAsia"/>
        </w:rPr>
      </w:pPr>
      <w:bookmarkStart w:id="51" w:name="_Toc228733117"/>
      <w:r>
        <w:rPr>
          <w:rFonts w:hint="eastAsia"/>
        </w:rPr>
        <w:t xml:space="preserve">5.2 </w:t>
      </w:r>
      <w:r>
        <w:rPr>
          <w:rFonts w:hint="eastAsia"/>
        </w:rPr>
        <w:t>系统部署流程</w:t>
      </w:r>
      <w:bookmarkEnd w:id="51"/>
    </w:p>
    <w:p w14:paraId="31B6B33D"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1</w:t>
      </w:r>
      <w:r w:rsidRPr="00BB437A">
        <w:rPr>
          <w:rFonts w:ascii="Times New Roman" w:eastAsia="宋体" w:hAnsi="Times New Roman" w:cs="Times New Roman"/>
          <w:sz w:val="24"/>
          <w:szCs w:val="24"/>
        </w:rPr>
        <w:t>）数据库初始化：</w:t>
      </w:r>
      <w:proofErr w:type="gramStart"/>
      <w:r w:rsidRPr="00BB437A">
        <w:rPr>
          <w:rFonts w:ascii="Times New Roman" w:eastAsia="宋体" w:hAnsi="Times New Roman" w:cs="Times New Roman"/>
          <w:sz w:val="24"/>
          <w:szCs w:val="24"/>
        </w:rPr>
        <w:t>新建名</w:t>
      </w:r>
      <w:proofErr w:type="gramEnd"/>
      <w:r w:rsidRPr="00BB437A">
        <w:rPr>
          <w:rFonts w:ascii="Times New Roman" w:eastAsia="宋体" w:hAnsi="Times New Roman" w:cs="Times New Roman"/>
          <w:sz w:val="24"/>
          <w:szCs w:val="24"/>
        </w:rPr>
        <w:t>为</w:t>
      </w:r>
      <w:proofErr w:type="spellStart"/>
      <w:r w:rsidRPr="00BB437A">
        <w:rPr>
          <w:rFonts w:ascii="Times New Roman" w:eastAsia="宋体" w:hAnsi="Times New Roman" w:cs="Times New Roman"/>
          <w:sz w:val="24"/>
          <w:szCs w:val="24"/>
        </w:rPr>
        <w:t>baffang</w:t>
      </w:r>
      <w:proofErr w:type="spellEnd"/>
      <w:r w:rsidRPr="00BB437A">
        <w:rPr>
          <w:rFonts w:ascii="Times New Roman" w:eastAsia="宋体" w:hAnsi="Times New Roman" w:cs="Times New Roman"/>
          <w:sz w:val="24"/>
          <w:szCs w:val="24"/>
        </w:rPr>
        <w:t>的数据库，设置字符集为</w:t>
      </w:r>
      <w:r w:rsidRPr="00BB437A">
        <w:rPr>
          <w:rFonts w:ascii="Times New Roman" w:eastAsia="宋体" w:hAnsi="Times New Roman" w:cs="Times New Roman"/>
          <w:sz w:val="24"/>
          <w:szCs w:val="24"/>
        </w:rPr>
        <w:t>utf8mb4</w:t>
      </w:r>
      <w:r w:rsidRPr="00BB437A">
        <w:rPr>
          <w:rFonts w:ascii="Times New Roman" w:eastAsia="宋体" w:hAnsi="Times New Roman" w:cs="Times New Roman"/>
          <w:sz w:val="24"/>
          <w:szCs w:val="24"/>
        </w:rPr>
        <w:t>；导入后端</w:t>
      </w:r>
      <w:r w:rsidRPr="00BB437A">
        <w:rPr>
          <w:rFonts w:ascii="Times New Roman" w:eastAsia="宋体" w:hAnsi="Times New Roman" w:cs="Times New Roman"/>
          <w:sz w:val="24"/>
          <w:szCs w:val="24"/>
        </w:rPr>
        <w:t>document/</w:t>
      </w:r>
      <w:proofErr w:type="spellStart"/>
      <w:r w:rsidRPr="00BB437A">
        <w:rPr>
          <w:rFonts w:ascii="Times New Roman" w:eastAsia="宋体" w:hAnsi="Times New Roman" w:cs="Times New Roman"/>
          <w:sz w:val="24"/>
          <w:szCs w:val="24"/>
        </w:rPr>
        <w:t>sql_init</w:t>
      </w:r>
      <w:proofErr w:type="spellEnd"/>
      <w:r w:rsidRPr="00BB437A">
        <w:rPr>
          <w:rFonts w:ascii="Times New Roman" w:eastAsia="宋体" w:hAnsi="Times New Roman" w:cs="Times New Roman"/>
          <w:sz w:val="24"/>
          <w:szCs w:val="24"/>
        </w:rPr>
        <w:t>目录下的全部初始化</w:t>
      </w:r>
      <w:r w:rsidRPr="00BB437A">
        <w:rPr>
          <w:rFonts w:ascii="Times New Roman" w:eastAsia="宋体" w:hAnsi="Times New Roman" w:cs="Times New Roman"/>
          <w:sz w:val="24"/>
          <w:szCs w:val="24"/>
        </w:rPr>
        <w:t>SQL</w:t>
      </w:r>
      <w:r w:rsidRPr="00BB437A">
        <w:rPr>
          <w:rFonts w:ascii="Times New Roman" w:eastAsia="宋体" w:hAnsi="Times New Roman" w:cs="Times New Roman"/>
          <w:sz w:val="24"/>
          <w:szCs w:val="24"/>
        </w:rPr>
        <w:t>脚本，</w:t>
      </w:r>
      <w:proofErr w:type="gramStart"/>
      <w:r w:rsidRPr="00BB437A">
        <w:rPr>
          <w:rFonts w:ascii="Times New Roman" w:eastAsia="宋体" w:hAnsi="Times New Roman" w:cs="Times New Roman"/>
          <w:sz w:val="24"/>
          <w:szCs w:val="24"/>
        </w:rPr>
        <w:t>完成库表及</w:t>
      </w:r>
      <w:proofErr w:type="gramEnd"/>
      <w:r w:rsidRPr="00BB437A">
        <w:rPr>
          <w:rFonts w:ascii="Times New Roman" w:eastAsia="宋体" w:hAnsi="Times New Roman" w:cs="Times New Roman"/>
          <w:sz w:val="24"/>
          <w:szCs w:val="24"/>
        </w:rPr>
        <w:t>测试数据搭建；修改后端</w:t>
      </w:r>
      <w:proofErr w:type="spellStart"/>
      <w:r w:rsidRPr="00BB437A">
        <w:rPr>
          <w:rFonts w:ascii="Times New Roman" w:eastAsia="宋体" w:hAnsi="Times New Roman" w:cs="Times New Roman"/>
          <w:sz w:val="24"/>
          <w:szCs w:val="24"/>
        </w:rPr>
        <w:t>application.yml</w:t>
      </w:r>
      <w:proofErr w:type="spellEnd"/>
      <w:r w:rsidRPr="00BB437A">
        <w:rPr>
          <w:rFonts w:ascii="Times New Roman" w:eastAsia="宋体" w:hAnsi="Times New Roman" w:cs="Times New Roman"/>
          <w:sz w:val="24"/>
          <w:szCs w:val="24"/>
        </w:rPr>
        <w:t>配置文件，填写数据库用户名、密码、</w:t>
      </w:r>
      <w:r w:rsidRPr="00BB437A">
        <w:rPr>
          <w:rFonts w:ascii="Times New Roman" w:eastAsia="宋体" w:hAnsi="Times New Roman" w:cs="Times New Roman"/>
          <w:sz w:val="24"/>
          <w:szCs w:val="24"/>
        </w:rPr>
        <w:t>JWT</w:t>
      </w:r>
      <w:r w:rsidRPr="00BB437A">
        <w:rPr>
          <w:rFonts w:ascii="Times New Roman" w:eastAsia="宋体" w:hAnsi="Times New Roman" w:cs="Times New Roman"/>
          <w:sz w:val="24"/>
          <w:szCs w:val="24"/>
        </w:rPr>
        <w:t>密钥及各</w:t>
      </w:r>
      <w:r w:rsidRPr="00BB437A">
        <w:rPr>
          <w:rFonts w:ascii="Times New Roman" w:eastAsia="宋体" w:hAnsi="Times New Roman" w:cs="Times New Roman"/>
          <w:sz w:val="24"/>
          <w:szCs w:val="24"/>
        </w:rPr>
        <w:t>API</w:t>
      </w:r>
      <w:r w:rsidRPr="00BB437A">
        <w:rPr>
          <w:rFonts w:ascii="Times New Roman" w:eastAsia="宋体" w:hAnsi="Times New Roman" w:cs="Times New Roman"/>
          <w:sz w:val="24"/>
          <w:szCs w:val="24"/>
        </w:rPr>
        <w:t>密钥，确保数据库连接正常。</w:t>
      </w:r>
    </w:p>
    <w:p w14:paraId="4906ED66"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2</w:t>
      </w:r>
      <w:r w:rsidRPr="00BB437A">
        <w:rPr>
          <w:rFonts w:ascii="Times New Roman" w:eastAsia="宋体" w:hAnsi="Times New Roman" w:cs="Times New Roman"/>
          <w:sz w:val="24"/>
          <w:szCs w:val="24"/>
        </w:rPr>
        <w:t>）后端部署：通过</w:t>
      </w:r>
      <w:r w:rsidRPr="00BB437A">
        <w:rPr>
          <w:rFonts w:ascii="Times New Roman" w:eastAsia="宋体" w:hAnsi="Times New Roman" w:cs="Times New Roman"/>
          <w:sz w:val="24"/>
          <w:szCs w:val="24"/>
        </w:rPr>
        <w:t>Git</w:t>
      </w:r>
      <w:r w:rsidRPr="00BB437A">
        <w:rPr>
          <w:rFonts w:ascii="Times New Roman" w:eastAsia="宋体" w:hAnsi="Times New Roman" w:cs="Times New Roman"/>
          <w:sz w:val="24"/>
          <w:szCs w:val="24"/>
        </w:rPr>
        <w:t>克隆或压缩包获取后端代码，进入项目目录执行</w:t>
      </w:r>
      <w:proofErr w:type="spellStart"/>
      <w:r w:rsidRPr="00BB437A">
        <w:rPr>
          <w:rFonts w:ascii="Times New Roman" w:eastAsia="宋体" w:hAnsi="Times New Roman" w:cs="Times New Roman"/>
          <w:sz w:val="24"/>
          <w:szCs w:val="24"/>
        </w:rPr>
        <w:t>mvn</w:t>
      </w:r>
      <w:proofErr w:type="spellEnd"/>
      <w:r w:rsidRPr="00BB437A">
        <w:rPr>
          <w:rFonts w:ascii="Times New Roman" w:eastAsia="宋体" w:hAnsi="Times New Roman" w:cs="Times New Roman"/>
          <w:sz w:val="24"/>
          <w:szCs w:val="24"/>
        </w:rPr>
        <w:t xml:space="preserve"> clean install</w:t>
      </w:r>
      <w:r w:rsidRPr="00BB437A">
        <w:rPr>
          <w:rFonts w:ascii="Times New Roman" w:eastAsia="宋体" w:hAnsi="Times New Roman" w:cs="Times New Roman"/>
          <w:sz w:val="24"/>
          <w:szCs w:val="24"/>
        </w:rPr>
        <w:t>安装依赖；开发环境可直接执行</w:t>
      </w:r>
      <w:proofErr w:type="spellStart"/>
      <w:r w:rsidRPr="00BB437A">
        <w:rPr>
          <w:rFonts w:ascii="Times New Roman" w:eastAsia="宋体" w:hAnsi="Times New Roman" w:cs="Times New Roman"/>
          <w:sz w:val="24"/>
          <w:szCs w:val="24"/>
        </w:rPr>
        <w:t>mvn</w:t>
      </w:r>
      <w:proofErr w:type="spellEnd"/>
      <w:r w:rsidRPr="00BB437A">
        <w:rPr>
          <w:rFonts w:ascii="Times New Roman" w:eastAsia="宋体" w:hAnsi="Times New Roman" w:cs="Times New Roman"/>
          <w:sz w:val="24"/>
          <w:szCs w:val="24"/>
        </w:rPr>
        <w:t xml:space="preserve"> </w:t>
      </w:r>
      <w:proofErr w:type="spellStart"/>
      <w:r w:rsidRPr="00BB437A">
        <w:rPr>
          <w:rFonts w:ascii="Times New Roman" w:eastAsia="宋体" w:hAnsi="Times New Roman" w:cs="Times New Roman"/>
          <w:sz w:val="24"/>
          <w:szCs w:val="24"/>
        </w:rPr>
        <w:t>spring-boot:run</w:t>
      </w:r>
      <w:proofErr w:type="spellEnd"/>
      <w:r w:rsidRPr="00BB437A">
        <w:rPr>
          <w:rFonts w:ascii="Times New Roman" w:eastAsia="宋体" w:hAnsi="Times New Roman" w:cs="Times New Roman"/>
          <w:sz w:val="24"/>
          <w:szCs w:val="24"/>
        </w:rPr>
        <w:t>启动服务，生产环境打包为</w:t>
      </w:r>
      <w:r w:rsidRPr="00BB437A">
        <w:rPr>
          <w:rFonts w:ascii="Times New Roman" w:eastAsia="宋体" w:hAnsi="Times New Roman" w:cs="Times New Roman"/>
          <w:sz w:val="24"/>
          <w:szCs w:val="24"/>
        </w:rPr>
        <w:t>jar</w:t>
      </w:r>
      <w:r w:rsidRPr="00BB437A">
        <w:rPr>
          <w:rFonts w:ascii="Times New Roman" w:eastAsia="宋体" w:hAnsi="Times New Roman" w:cs="Times New Roman"/>
          <w:sz w:val="24"/>
          <w:szCs w:val="24"/>
        </w:rPr>
        <w:t>包后，用</w:t>
      </w:r>
      <w:r w:rsidRPr="00BB437A">
        <w:rPr>
          <w:rFonts w:ascii="Times New Roman" w:eastAsia="宋体" w:hAnsi="Times New Roman" w:cs="Times New Roman"/>
          <w:sz w:val="24"/>
          <w:szCs w:val="24"/>
        </w:rPr>
        <w:t>java -jar</w:t>
      </w:r>
      <w:r w:rsidRPr="00BB437A">
        <w:rPr>
          <w:rFonts w:ascii="Times New Roman" w:eastAsia="宋体" w:hAnsi="Times New Roman" w:cs="Times New Roman"/>
          <w:sz w:val="24"/>
          <w:szCs w:val="24"/>
        </w:rPr>
        <w:t>命令启动。</w:t>
      </w:r>
    </w:p>
    <w:p w14:paraId="29CE2B69"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w:t>
      </w:r>
      <w:r w:rsidRPr="00BB437A">
        <w:rPr>
          <w:rFonts w:ascii="Times New Roman" w:eastAsia="宋体" w:hAnsi="Times New Roman" w:cs="Times New Roman"/>
          <w:sz w:val="24"/>
          <w:szCs w:val="24"/>
        </w:rPr>
        <w:t>3</w:t>
      </w:r>
      <w:r w:rsidRPr="00BB437A">
        <w:rPr>
          <w:rFonts w:ascii="Times New Roman" w:eastAsia="宋体" w:hAnsi="Times New Roman" w:cs="Times New Roman"/>
          <w:sz w:val="24"/>
          <w:szCs w:val="24"/>
        </w:rPr>
        <w:t>）管理端部署：克隆管理端前端代码，进入项目目录执行</w:t>
      </w:r>
      <w:proofErr w:type="spellStart"/>
      <w:r w:rsidRPr="00BB437A">
        <w:rPr>
          <w:rFonts w:ascii="Times New Roman" w:eastAsia="宋体" w:hAnsi="Times New Roman" w:cs="Times New Roman"/>
          <w:sz w:val="24"/>
          <w:szCs w:val="24"/>
        </w:rPr>
        <w:t>npm</w:t>
      </w:r>
      <w:proofErr w:type="spellEnd"/>
      <w:r w:rsidRPr="00BB437A">
        <w:rPr>
          <w:rFonts w:ascii="Times New Roman" w:eastAsia="宋体" w:hAnsi="Times New Roman" w:cs="Times New Roman"/>
          <w:sz w:val="24"/>
          <w:szCs w:val="24"/>
        </w:rPr>
        <w:t xml:space="preserve"> install</w:t>
      </w:r>
      <w:r w:rsidRPr="00BB437A">
        <w:rPr>
          <w:rFonts w:ascii="Times New Roman" w:eastAsia="宋体" w:hAnsi="Times New Roman" w:cs="Times New Roman"/>
          <w:sz w:val="24"/>
          <w:szCs w:val="24"/>
        </w:rPr>
        <w:t>安装依赖；开发模式执行</w:t>
      </w:r>
      <w:proofErr w:type="spellStart"/>
      <w:r w:rsidRPr="00BB437A">
        <w:rPr>
          <w:rFonts w:ascii="Times New Roman" w:eastAsia="宋体" w:hAnsi="Times New Roman" w:cs="Times New Roman"/>
          <w:sz w:val="24"/>
          <w:szCs w:val="24"/>
        </w:rPr>
        <w:t>npm</w:t>
      </w:r>
      <w:proofErr w:type="spellEnd"/>
      <w:r w:rsidRPr="00BB437A">
        <w:rPr>
          <w:rFonts w:ascii="Times New Roman" w:eastAsia="宋体" w:hAnsi="Times New Roman" w:cs="Times New Roman"/>
          <w:sz w:val="24"/>
          <w:szCs w:val="24"/>
        </w:rPr>
        <w:t xml:space="preserve"> run dev</w:t>
      </w:r>
      <w:r w:rsidRPr="00BB437A">
        <w:rPr>
          <w:rFonts w:ascii="Times New Roman" w:eastAsia="宋体" w:hAnsi="Times New Roman" w:cs="Times New Roman"/>
          <w:sz w:val="24"/>
          <w:szCs w:val="24"/>
        </w:rPr>
        <w:t>本地启动，访问</w:t>
      </w:r>
      <w:r w:rsidRPr="00BB437A">
        <w:rPr>
          <w:rFonts w:ascii="Times New Roman" w:eastAsia="宋体" w:hAnsi="Times New Roman" w:cs="Times New Roman"/>
          <w:sz w:val="24"/>
          <w:szCs w:val="24"/>
        </w:rPr>
        <w:t>http://localhost:5173</w:t>
      </w:r>
      <w:r w:rsidRPr="00BB437A">
        <w:rPr>
          <w:rFonts w:ascii="Times New Roman" w:eastAsia="宋体" w:hAnsi="Times New Roman" w:cs="Times New Roman"/>
          <w:sz w:val="24"/>
          <w:szCs w:val="24"/>
        </w:rPr>
        <w:t>即可进入后台；生产环境执行</w:t>
      </w:r>
      <w:proofErr w:type="spellStart"/>
      <w:r w:rsidRPr="00BB437A">
        <w:rPr>
          <w:rFonts w:ascii="Times New Roman" w:eastAsia="宋体" w:hAnsi="Times New Roman" w:cs="Times New Roman"/>
          <w:sz w:val="24"/>
          <w:szCs w:val="24"/>
        </w:rPr>
        <w:t>npm</w:t>
      </w:r>
      <w:proofErr w:type="spellEnd"/>
      <w:r w:rsidRPr="00BB437A">
        <w:rPr>
          <w:rFonts w:ascii="Times New Roman" w:eastAsia="宋体" w:hAnsi="Times New Roman" w:cs="Times New Roman"/>
          <w:sz w:val="24"/>
          <w:szCs w:val="24"/>
        </w:rPr>
        <w:t xml:space="preserve"> run build</w:t>
      </w:r>
      <w:r w:rsidRPr="00BB437A">
        <w:rPr>
          <w:rFonts w:ascii="Times New Roman" w:eastAsia="宋体" w:hAnsi="Times New Roman" w:cs="Times New Roman"/>
          <w:sz w:val="24"/>
          <w:szCs w:val="24"/>
        </w:rPr>
        <w:t>打包静态文件，部署至</w:t>
      </w:r>
      <w:r w:rsidRPr="00BB437A">
        <w:rPr>
          <w:rFonts w:ascii="Times New Roman" w:eastAsia="宋体" w:hAnsi="Times New Roman" w:cs="Times New Roman"/>
          <w:sz w:val="24"/>
          <w:szCs w:val="24"/>
        </w:rPr>
        <w:t>Web</w:t>
      </w:r>
      <w:r w:rsidRPr="00BB437A">
        <w:rPr>
          <w:rFonts w:ascii="Times New Roman" w:eastAsia="宋体" w:hAnsi="Times New Roman" w:cs="Times New Roman"/>
          <w:sz w:val="24"/>
          <w:szCs w:val="24"/>
        </w:rPr>
        <w:t>服务器并配置路由支持。</w:t>
      </w:r>
    </w:p>
    <w:p w14:paraId="65642E50"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lastRenderedPageBreak/>
        <w:t>（</w:t>
      </w:r>
      <w:r w:rsidRPr="00BB437A">
        <w:rPr>
          <w:rFonts w:ascii="Times New Roman" w:eastAsia="宋体" w:hAnsi="Times New Roman" w:cs="Times New Roman"/>
          <w:sz w:val="24"/>
          <w:szCs w:val="24"/>
        </w:rPr>
        <w:t>4</w:t>
      </w:r>
      <w:r w:rsidRPr="00BB437A">
        <w:rPr>
          <w:rFonts w:ascii="Times New Roman" w:eastAsia="宋体" w:hAnsi="Times New Roman" w:cs="Times New Roman"/>
          <w:sz w:val="24"/>
          <w:szCs w:val="24"/>
        </w:rPr>
        <w:t>）用户端部署：用</w:t>
      </w:r>
      <w:proofErr w:type="spellStart"/>
      <w:r w:rsidRPr="00BB437A">
        <w:rPr>
          <w:rFonts w:ascii="Times New Roman" w:eastAsia="宋体" w:hAnsi="Times New Roman" w:cs="Times New Roman"/>
          <w:sz w:val="24"/>
          <w:szCs w:val="24"/>
        </w:rPr>
        <w:t>HBuilderX</w:t>
      </w:r>
      <w:proofErr w:type="spellEnd"/>
      <w:r w:rsidRPr="00BB437A">
        <w:rPr>
          <w:rFonts w:ascii="Times New Roman" w:eastAsia="宋体" w:hAnsi="Times New Roman" w:cs="Times New Roman"/>
          <w:sz w:val="24"/>
          <w:szCs w:val="24"/>
        </w:rPr>
        <w:t>导入</w:t>
      </w:r>
      <w:proofErr w:type="spellStart"/>
      <w:r w:rsidRPr="00BB437A">
        <w:rPr>
          <w:rFonts w:ascii="Times New Roman" w:eastAsia="宋体" w:hAnsi="Times New Roman" w:cs="Times New Roman"/>
          <w:sz w:val="24"/>
          <w:szCs w:val="24"/>
        </w:rPr>
        <w:t>uni</w:t>
      </w:r>
      <w:proofErr w:type="spellEnd"/>
      <w:r w:rsidRPr="00BB437A">
        <w:rPr>
          <w:rFonts w:ascii="Times New Roman" w:eastAsia="宋体" w:hAnsi="Times New Roman" w:cs="Times New Roman"/>
          <w:sz w:val="24"/>
          <w:szCs w:val="24"/>
        </w:rPr>
        <w:t>-app</w:t>
      </w:r>
      <w:r w:rsidRPr="00BB437A">
        <w:rPr>
          <w:rFonts w:ascii="Times New Roman" w:eastAsia="宋体" w:hAnsi="Times New Roman" w:cs="Times New Roman"/>
          <w:sz w:val="24"/>
          <w:szCs w:val="24"/>
        </w:rPr>
        <w:t>项目，配置后端接口地址及高德地图</w:t>
      </w:r>
      <w:r w:rsidRPr="00BB437A">
        <w:rPr>
          <w:rFonts w:ascii="Times New Roman" w:eastAsia="宋体" w:hAnsi="Times New Roman" w:cs="Times New Roman"/>
          <w:sz w:val="24"/>
          <w:szCs w:val="24"/>
        </w:rPr>
        <w:t>Key</w:t>
      </w:r>
      <w:r w:rsidRPr="00BB437A">
        <w:rPr>
          <w:rFonts w:ascii="Times New Roman" w:eastAsia="宋体" w:hAnsi="Times New Roman" w:cs="Times New Roman"/>
          <w:sz w:val="24"/>
          <w:szCs w:val="24"/>
        </w:rPr>
        <w:t>；可编译运行至浏览器、</w:t>
      </w:r>
      <w:proofErr w:type="gramStart"/>
      <w:r w:rsidRPr="00BB437A">
        <w:rPr>
          <w:rFonts w:ascii="Times New Roman" w:eastAsia="宋体" w:hAnsi="Times New Roman" w:cs="Times New Roman"/>
          <w:sz w:val="24"/>
          <w:szCs w:val="24"/>
        </w:rPr>
        <w:t>微信小</w:t>
      </w:r>
      <w:proofErr w:type="gramEnd"/>
      <w:r w:rsidRPr="00BB437A">
        <w:rPr>
          <w:rFonts w:ascii="Times New Roman" w:eastAsia="宋体" w:hAnsi="Times New Roman" w:cs="Times New Roman"/>
          <w:sz w:val="24"/>
          <w:szCs w:val="24"/>
        </w:rPr>
        <w:t>程序或手机</w:t>
      </w:r>
      <w:r w:rsidRPr="00BB437A">
        <w:rPr>
          <w:rFonts w:ascii="Times New Roman" w:eastAsia="宋体" w:hAnsi="Times New Roman" w:cs="Times New Roman"/>
          <w:sz w:val="24"/>
          <w:szCs w:val="24"/>
        </w:rPr>
        <w:t>App</w:t>
      </w:r>
      <w:r w:rsidRPr="00BB437A">
        <w:rPr>
          <w:rFonts w:ascii="Times New Roman" w:eastAsia="宋体" w:hAnsi="Times New Roman" w:cs="Times New Roman"/>
          <w:sz w:val="24"/>
          <w:szCs w:val="24"/>
        </w:rPr>
        <w:t>，发行时按对应平台要求配置证书及域名即可。</w:t>
      </w:r>
    </w:p>
    <w:p w14:paraId="4F51A4BA" w14:textId="77777777" w:rsidR="003E056B" w:rsidRDefault="00000000" w:rsidP="001F2CE5">
      <w:pPr>
        <w:pStyle w:val="2"/>
        <w:rPr>
          <w:rFonts w:hint="eastAsia"/>
        </w:rPr>
      </w:pPr>
      <w:bookmarkStart w:id="52" w:name="_Toc228733118"/>
      <w:r>
        <w:rPr>
          <w:rFonts w:hint="eastAsia"/>
        </w:rPr>
        <w:t xml:space="preserve">5.3 </w:t>
      </w:r>
      <w:r>
        <w:rPr>
          <w:rFonts w:hint="eastAsia"/>
        </w:rPr>
        <w:t>上线使用说明</w:t>
      </w:r>
      <w:bookmarkEnd w:id="52"/>
    </w:p>
    <w:p w14:paraId="0A296278" w14:textId="690C34D1" w:rsid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后端服务默认端口为</w:t>
      </w:r>
      <w:r w:rsidRPr="00BB437A">
        <w:rPr>
          <w:rFonts w:ascii="Times New Roman" w:eastAsia="宋体" w:hAnsi="Times New Roman" w:cs="Times New Roman"/>
          <w:sz w:val="24"/>
          <w:szCs w:val="24"/>
        </w:rPr>
        <w:t>8080</w:t>
      </w:r>
      <w:r w:rsidRPr="00BB437A">
        <w:rPr>
          <w:rFonts w:ascii="Times New Roman" w:eastAsia="宋体" w:hAnsi="Times New Roman" w:cs="Times New Roman"/>
          <w:sz w:val="24"/>
          <w:szCs w:val="24"/>
        </w:rPr>
        <w:t>，管理端通过指定地址登录，按角色分配权限操作；用户端编译后即可正常使用。平台支持管理员、应急服务人员、车主用户三类角色，各角色按对应权限登录，可正常使用充电桩查询、预约、互助救援、后台管理等全部核心功能，部署完成后需测试各模块通信及功能完整性，确保系统稳定上线。</w:t>
      </w:r>
    </w:p>
    <w:p w14:paraId="1453220D" w14:textId="77777777" w:rsidR="00BB437A" w:rsidRDefault="00BB437A">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177B1CCA" w14:textId="77777777" w:rsidR="003E056B" w:rsidRPr="00BB437A" w:rsidRDefault="003E056B" w:rsidP="00BB437A">
      <w:pPr>
        <w:spacing w:line="360" w:lineRule="auto"/>
        <w:ind w:firstLineChars="200" w:firstLine="480"/>
        <w:rPr>
          <w:rFonts w:ascii="Times New Roman" w:eastAsia="宋体" w:hAnsi="Times New Roman" w:cs="Times New Roman"/>
          <w:sz w:val="24"/>
          <w:szCs w:val="24"/>
          <w:lang w:val="zh-CN"/>
        </w:rPr>
      </w:pPr>
    </w:p>
    <w:p w14:paraId="70B34279" w14:textId="77777777" w:rsidR="003E056B" w:rsidRDefault="00000000">
      <w:pPr>
        <w:pStyle w:val="1"/>
        <w:numPr>
          <w:ilvl w:val="0"/>
          <w:numId w:val="0"/>
        </w:numPr>
        <w:ind w:left="1545" w:hanging="1545"/>
        <w:jc w:val="center"/>
        <w:rPr>
          <w:rFonts w:hint="eastAsia"/>
        </w:rPr>
      </w:pPr>
      <w:bookmarkStart w:id="53" w:name="_Toc228733119"/>
      <w:r>
        <w:t>第六章</w:t>
      </w:r>
      <w:r>
        <w:rPr>
          <w:rFonts w:hint="eastAsia"/>
          <w:lang w:val="en-US"/>
        </w:rPr>
        <w:t xml:space="preserve"> </w:t>
      </w:r>
      <w:r>
        <w:rPr>
          <w:rFonts w:hint="eastAsia"/>
        </w:rPr>
        <w:t>项目总结</w:t>
      </w:r>
      <w:bookmarkEnd w:id="53"/>
    </w:p>
    <w:p w14:paraId="280A1498"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新能源产业蓬勃发展，充电基础设施建设是绿色交通转型的重要支撑。电动汽车充电</w:t>
      </w:r>
      <w:proofErr w:type="gramStart"/>
      <w:r w:rsidRPr="00BB437A">
        <w:rPr>
          <w:rFonts w:ascii="Times New Roman" w:eastAsia="宋体" w:hAnsi="Times New Roman" w:cs="Times New Roman"/>
          <w:sz w:val="24"/>
          <w:szCs w:val="24"/>
        </w:rPr>
        <w:t>桩服务</w:t>
      </w:r>
      <w:proofErr w:type="gramEnd"/>
      <w:r w:rsidRPr="00BB437A">
        <w:rPr>
          <w:rFonts w:ascii="Times New Roman" w:eastAsia="宋体" w:hAnsi="Times New Roman" w:cs="Times New Roman"/>
          <w:sz w:val="24"/>
          <w:szCs w:val="24"/>
        </w:rPr>
        <w:t>作为新能源产业的关键组成部分，承载着缓解车主续航焦虑、盘活闲置私人充电桩资源、推动能源高效利用的时代使命。在新能源汽车快速普及与城市智慧化建设的双重背景下，新能源充电行业迎来了快速发展机遇，同时也面临诸多现实难题。当前私人充电</w:t>
      </w:r>
      <w:proofErr w:type="gramStart"/>
      <w:r w:rsidRPr="00BB437A">
        <w:rPr>
          <w:rFonts w:ascii="Times New Roman" w:eastAsia="宋体" w:hAnsi="Times New Roman" w:cs="Times New Roman"/>
          <w:sz w:val="24"/>
          <w:szCs w:val="24"/>
        </w:rPr>
        <w:t>桩大量</w:t>
      </w:r>
      <w:proofErr w:type="gramEnd"/>
      <w:r w:rsidRPr="00BB437A">
        <w:rPr>
          <w:rFonts w:ascii="Times New Roman" w:eastAsia="宋体" w:hAnsi="Times New Roman" w:cs="Times New Roman"/>
          <w:sz w:val="24"/>
          <w:szCs w:val="24"/>
        </w:rPr>
        <w:t>闲置、公共充电桩查找不便、私桩共享管理混乱，运营</w:t>
      </w:r>
      <w:proofErr w:type="gramStart"/>
      <w:r w:rsidRPr="00BB437A">
        <w:rPr>
          <w:rFonts w:ascii="Times New Roman" w:eastAsia="宋体" w:hAnsi="Times New Roman" w:cs="Times New Roman"/>
          <w:sz w:val="24"/>
          <w:szCs w:val="24"/>
        </w:rPr>
        <w:t>方存在</w:t>
      </w:r>
      <w:proofErr w:type="gramEnd"/>
      <w:r w:rsidRPr="00BB437A">
        <w:rPr>
          <w:rFonts w:ascii="Times New Roman" w:eastAsia="宋体" w:hAnsi="Times New Roman" w:cs="Times New Roman"/>
          <w:sz w:val="24"/>
          <w:szCs w:val="24"/>
        </w:rPr>
        <w:t>审核繁琐、订单统计复杂、运</w:t>
      </w:r>
      <w:proofErr w:type="gramStart"/>
      <w:r w:rsidRPr="00BB437A">
        <w:rPr>
          <w:rFonts w:ascii="Times New Roman" w:eastAsia="宋体" w:hAnsi="Times New Roman" w:cs="Times New Roman"/>
          <w:sz w:val="24"/>
          <w:szCs w:val="24"/>
        </w:rPr>
        <w:t>维成本</w:t>
      </w:r>
      <w:proofErr w:type="gramEnd"/>
      <w:r w:rsidRPr="00BB437A">
        <w:rPr>
          <w:rFonts w:ascii="Times New Roman" w:eastAsia="宋体" w:hAnsi="Times New Roman" w:cs="Times New Roman"/>
          <w:sz w:val="24"/>
          <w:szCs w:val="24"/>
        </w:rPr>
        <w:t>高等痛点，车主也面临找桩难、预约难、应急救援不便等问题。本项目基于前后端分离开发技术，搭建一站式智能充电服务平台，通过私桩共享、</w:t>
      </w:r>
      <w:r w:rsidRPr="00BB437A">
        <w:rPr>
          <w:rFonts w:ascii="Times New Roman" w:eastAsia="宋体" w:hAnsi="Times New Roman" w:cs="Times New Roman"/>
          <w:sz w:val="24"/>
          <w:szCs w:val="24"/>
        </w:rPr>
        <w:t xml:space="preserve">V2V </w:t>
      </w:r>
      <w:r w:rsidRPr="00BB437A">
        <w:rPr>
          <w:rFonts w:ascii="Times New Roman" w:eastAsia="宋体" w:hAnsi="Times New Roman" w:cs="Times New Roman"/>
          <w:sz w:val="24"/>
          <w:szCs w:val="24"/>
        </w:rPr>
        <w:t>互充、智能找桩预约、线上审核管理等功能，实现车主充电体验优化与运营管理效率提升的双重目标。</w:t>
      </w:r>
    </w:p>
    <w:p w14:paraId="25C4CFC8"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平台以</w:t>
      </w:r>
      <w:r w:rsidRPr="00BB437A">
        <w:rPr>
          <w:rFonts w:ascii="Times New Roman" w:eastAsia="宋体" w:hAnsi="Times New Roman" w:cs="Times New Roman"/>
          <w:sz w:val="24"/>
          <w:szCs w:val="24"/>
        </w:rPr>
        <w:t xml:space="preserve"> </w:t>
      </w:r>
      <w:proofErr w:type="spellStart"/>
      <w:r w:rsidRPr="00BB437A">
        <w:rPr>
          <w:rFonts w:ascii="Times New Roman" w:eastAsia="宋体" w:hAnsi="Times New Roman" w:cs="Times New Roman"/>
          <w:sz w:val="24"/>
          <w:szCs w:val="24"/>
        </w:rPr>
        <w:t>SpringBoot</w:t>
      </w:r>
      <w:proofErr w:type="spellEnd"/>
      <w:r w:rsidRPr="00BB437A">
        <w:rPr>
          <w:rFonts w:ascii="Times New Roman" w:eastAsia="宋体" w:hAnsi="Times New Roman" w:cs="Times New Roman"/>
          <w:sz w:val="24"/>
          <w:szCs w:val="24"/>
        </w:rPr>
        <w:t xml:space="preserve"> </w:t>
      </w:r>
      <w:r w:rsidRPr="00BB437A">
        <w:rPr>
          <w:rFonts w:ascii="Times New Roman" w:eastAsia="宋体" w:hAnsi="Times New Roman" w:cs="Times New Roman"/>
          <w:sz w:val="24"/>
          <w:szCs w:val="24"/>
        </w:rPr>
        <w:t>后端、</w:t>
      </w:r>
      <w:proofErr w:type="spellStart"/>
      <w:r w:rsidRPr="00BB437A">
        <w:rPr>
          <w:rFonts w:ascii="Times New Roman" w:eastAsia="宋体" w:hAnsi="Times New Roman" w:cs="Times New Roman"/>
          <w:sz w:val="24"/>
          <w:szCs w:val="24"/>
        </w:rPr>
        <w:t>UniApp</w:t>
      </w:r>
      <w:proofErr w:type="spellEnd"/>
      <w:r w:rsidRPr="00BB437A">
        <w:rPr>
          <w:rFonts w:ascii="Times New Roman" w:eastAsia="宋体" w:hAnsi="Times New Roman" w:cs="Times New Roman"/>
          <w:sz w:val="24"/>
          <w:szCs w:val="24"/>
        </w:rPr>
        <w:t xml:space="preserve"> </w:t>
      </w:r>
      <w:r w:rsidRPr="00BB437A">
        <w:rPr>
          <w:rFonts w:ascii="Times New Roman" w:eastAsia="宋体" w:hAnsi="Times New Roman" w:cs="Times New Roman"/>
          <w:sz w:val="24"/>
          <w:szCs w:val="24"/>
        </w:rPr>
        <w:t>移动端、</w:t>
      </w:r>
      <w:r w:rsidRPr="00BB437A">
        <w:rPr>
          <w:rFonts w:ascii="Times New Roman" w:eastAsia="宋体" w:hAnsi="Times New Roman" w:cs="Times New Roman"/>
          <w:sz w:val="24"/>
          <w:szCs w:val="24"/>
        </w:rPr>
        <w:t xml:space="preserve">Vue3 </w:t>
      </w:r>
      <w:r w:rsidRPr="00BB437A">
        <w:rPr>
          <w:rFonts w:ascii="Times New Roman" w:eastAsia="宋体" w:hAnsi="Times New Roman" w:cs="Times New Roman"/>
          <w:sz w:val="24"/>
          <w:szCs w:val="24"/>
        </w:rPr>
        <w:t>管理端为核心技术架构，首先依据行业充电服务规范设计完整业务逻辑体系，继而整合高德地图定位导航、地理范围检索等能力进行功能拓展，最终结合用户车辆、桩位、充电习惯数据，实现桩位智能推荐、路线智能规划等个性化服务。针对私桩共享管理混乱问题，平台创新设计线上审核、订单自动分账、状态实时流转机制，而非人工线下登记管理，有效</w:t>
      </w:r>
      <w:proofErr w:type="gramStart"/>
      <w:r w:rsidRPr="00BB437A">
        <w:rPr>
          <w:rFonts w:ascii="Times New Roman" w:eastAsia="宋体" w:hAnsi="Times New Roman" w:cs="Times New Roman"/>
          <w:sz w:val="24"/>
          <w:szCs w:val="24"/>
        </w:rPr>
        <w:t>保障桩主与</w:t>
      </w:r>
      <w:proofErr w:type="gramEnd"/>
      <w:r w:rsidRPr="00BB437A">
        <w:rPr>
          <w:rFonts w:ascii="Times New Roman" w:eastAsia="宋体" w:hAnsi="Times New Roman" w:cs="Times New Roman"/>
          <w:sz w:val="24"/>
          <w:szCs w:val="24"/>
        </w:rPr>
        <w:t>车主双方权益。</w:t>
      </w:r>
    </w:p>
    <w:p w14:paraId="0A63E6DA"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技术实现上，项目设计</w:t>
      </w:r>
      <w:r w:rsidRPr="00BB437A">
        <w:rPr>
          <w:rFonts w:ascii="Times New Roman" w:eastAsia="宋体" w:hAnsi="Times New Roman" w:cs="Times New Roman"/>
          <w:sz w:val="24"/>
          <w:szCs w:val="24"/>
        </w:rPr>
        <w:t xml:space="preserve"> 28 </w:t>
      </w:r>
      <w:r w:rsidRPr="00BB437A">
        <w:rPr>
          <w:rFonts w:ascii="Times New Roman" w:eastAsia="宋体" w:hAnsi="Times New Roman" w:cs="Times New Roman"/>
          <w:sz w:val="24"/>
          <w:szCs w:val="24"/>
        </w:rPr>
        <w:t>张全维度数据表搭建完整数据库结构，实现用户、充电桩、订单、审核、论坛等多模块数据关联管理。智能充电统计模块将桩位使用情况、订单消费数据、审核处理进度进行量化统计，生成可视化数据报表，方便运营管理人员直观查看运营状况，有效降低人工统计成本。用户端智能找桩、私桩预约、紧急呼叫等功能，能够帮助车主快速找到可用充电桩，解决日常出行充电难题。</w:t>
      </w:r>
    </w:p>
    <w:p w14:paraId="359BFFB4" w14:textId="77777777" w:rsidR="003E056B" w:rsidRP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后续我们将对系统功能与技术架构进行一系列优化完善，进一步提升平台运行稳定性与使用体验。补充完善公共充电</w:t>
      </w:r>
      <w:proofErr w:type="gramStart"/>
      <w:r w:rsidRPr="00BB437A">
        <w:rPr>
          <w:rFonts w:ascii="Times New Roman" w:eastAsia="宋体" w:hAnsi="Times New Roman" w:cs="Times New Roman"/>
          <w:sz w:val="24"/>
          <w:szCs w:val="24"/>
        </w:rPr>
        <w:t>桩真实</w:t>
      </w:r>
      <w:proofErr w:type="gramEnd"/>
      <w:r w:rsidRPr="00BB437A">
        <w:rPr>
          <w:rFonts w:ascii="Times New Roman" w:eastAsia="宋体" w:hAnsi="Times New Roman" w:cs="Times New Roman"/>
          <w:sz w:val="24"/>
          <w:szCs w:val="24"/>
        </w:rPr>
        <w:t>参数数据，丰富平台桩位资源；深度优化多端适配能力，完成安卓、</w:t>
      </w:r>
      <w:r w:rsidRPr="00BB437A">
        <w:rPr>
          <w:rFonts w:ascii="Times New Roman" w:eastAsia="宋体" w:hAnsi="Times New Roman" w:cs="Times New Roman"/>
          <w:sz w:val="24"/>
          <w:szCs w:val="24"/>
        </w:rPr>
        <w:t>iOS</w:t>
      </w:r>
      <w:r w:rsidRPr="00BB437A">
        <w:rPr>
          <w:rFonts w:ascii="Times New Roman" w:eastAsia="宋体" w:hAnsi="Times New Roman" w:cs="Times New Roman"/>
          <w:sz w:val="24"/>
          <w:szCs w:val="24"/>
        </w:rPr>
        <w:t>、</w:t>
      </w:r>
      <w:proofErr w:type="gramStart"/>
      <w:r w:rsidRPr="00BB437A">
        <w:rPr>
          <w:rFonts w:ascii="Times New Roman" w:eastAsia="宋体" w:hAnsi="Times New Roman" w:cs="Times New Roman"/>
          <w:sz w:val="24"/>
          <w:szCs w:val="24"/>
        </w:rPr>
        <w:t>微信小</w:t>
      </w:r>
      <w:proofErr w:type="gramEnd"/>
      <w:r w:rsidRPr="00BB437A">
        <w:rPr>
          <w:rFonts w:ascii="Times New Roman" w:eastAsia="宋体" w:hAnsi="Times New Roman" w:cs="Times New Roman"/>
          <w:sz w:val="24"/>
          <w:szCs w:val="24"/>
        </w:rPr>
        <w:t>程序、支付宝小程序全端部署测试；</w:t>
      </w:r>
      <w:proofErr w:type="gramStart"/>
      <w:r w:rsidRPr="00BB437A">
        <w:rPr>
          <w:rFonts w:ascii="Times New Roman" w:eastAsia="宋体" w:hAnsi="Times New Roman" w:cs="Times New Roman"/>
          <w:sz w:val="24"/>
          <w:szCs w:val="24"/>
        </w:rPr>
        <w:t>完善全</w:t>
      </w:r>
      <w:proofErr w:type="gramEnd"/>
      <w:r w:rsidRPr="00BB437A">
        <w:rPr>
          <w:rFonts w:ascii="Times New Roman" w:eastAsia="宋体" w:hAnsi="Times New Roman" w:cs="Times New Roman"/>
          <w:sz w:val="24"/>
          <w:szCs w:val="24"/>
        </w:rPr>
        <w:t>流程集成测试与系统测试，排查潜在运行问题；补齐支付系统对接、更多特色增值功能，打造完整闭环充电服务。在实际应用方面，本项目充分发挥软件工程专业技术开发优势，依托完整的前后端开发、数据库设计、接口联调技</w:t>
      </w:r>
      <w:r w:rsidRPr="00BB437A">
        <w:rPr>
          <w:rFonts w:ascii="Times New Roman" w:eastAsia="宋体" w:hAnsi="Times New Roman" w:cs="Times New Roman"/>
          <w:sz w:val="24"/>
          <w:szCs w:val="24"/>
        </w:rPr>
        <w:lastRenderedPageBreak/>
        <w:t>术积累，待系统功能完善稳定后，可面向各大充电桩运营企业、社区物业、</w:t>
      </w:r>
      <w:proofErr w:type="gramStart"/>
      <w:r w:rsidRPr="00BB437A">
        <w:rPr>
          <w:rFonts w:ascii="Times New Roman" w:eastAsia="宋体" w:hAnsi="Times New Roman" w:cs="Times New Roman"/>
          <w:sz w:val="24"/>
          <w:szCs w:val="24"/>
        </w:rPr>
        <w:t>私人桩主进行</w:t>
      </w:r>
      <w:proofErr w:type="gramEnd"/>
      <w:r w:rsidRPr="00BB437A">
        <w:rPr>
          <w:rFonts w:ascii="Times New Roman" w:eastAsia="宋体" w:hAnsi="Times New Roman" w:cs="Times New Roman"/>
          <w:sz w:val="24"/>
          <w:szCs w:val="24"/>
        </w:rPr>
        <w:t>商业化推广落地。</w:t>
      </w:r>
    </w:p>
    <w:p w14:paraId="3CAD734F" w14:textId="1FA243D1" w:rsidR="00BB437A" w:rsidRDefault="00000000" w:rsidP="00BB437A">
      <w:pPr>
        <w:spacing w:line="360" w:lineRule="auto"/>
        <w:ind w:firstLineChars="200" w:firstLine="480"/>
        <w:rPr>
          <w:rFonts w:ascii="Times New Roman" w:eastAsia="宋体" w:hAnsi="Times New Roman" w:cs="Times New Roman"/>
          <w:sz w:val="24"/>
          <w:szCs w:val="24"/>
        </w:rPr>
      </w:pPr>
      <w:r w:rsidRPr="00BB437A">
        <w:rPr>
          <w:rFonts w:ascii="Times New Roman" w:eastAsia="宋体" w:hAnsi="Times New Roman" w:cs="Times New Roman"/>
          <w:sz w:val="24"/>
          <w:szCs w:val="24"/>
        </w:rPr>
        <w:t>值得强调的是，本平台始终坚持赋能而不替代人工管理的设计理念。在私桩认证、车主审核环节保留管理员人工终审权限，在私桩共享、</w:t>
      </w:r>
      <w:r w:rsidRPr="00BB437A">
        <w:rPr>
          <w:rFonts w:ascii="Times New Roman" w:eastAsia="宋体" w:hAnsi="Times New Roman" w:cs="Times New Roman"/>
          <w:sz w:val="24"/>
          <w:szCs w:val="24"/>
        </w:rPr>
        <w:t xml:space="preserve">V2V </w:t>
      </w:r>
      <w:r w:rsidRPr="00BB437A">
        <w:rPr>
          <w:rFonts w:ascii="Times New Roman" w:eastAsia="宋体" w:hAnsi="Times New Roman" w:cs="Times New Roman"/>
          <w:sz w:val="24"/>
          <w:szCs w:val="24"/>
        </w:rPr>
        <w:t>互</w:t>
      </w:r>
      <w:proofErr w:type="gramStart"/>
      <w:r w:rsidRPr="00BB437A">
        <w:rPr>
          <w:rFonts w:ascii="Times New Roman" w:eastAsia="宋体" w:hAnsi="Times New Roman" w:cs="Times New Roman"/>
          <w:sz w:val="24"/>
          <w:szCs w:val="24"/>
        </w:rPr>
        <w:t>充服务</w:t>
      </w:r>
      <w:proofErr w:type="gramEnd"/>
      <w:r w:rsidRPr="00BB437A">
        <w:rPr>
          <w:rFonts w:ascii="Times New Roman" w:eastAsia="宋体" w:hAnsi="Times New Roman" w:cs="Times New Roman"/>
          <w:sz w:val="24"/>
          <w:szCs w:val="24"/>
        </w:rPr>
        <w:t>中坚持规范运营、透明交易，</w:t>
      </w:r>
      <w:proofErr w:type="gramStart"/>
      <w:r w:rsidRPr="00BB437A">
        <w:rPr>
          <w:rFonts w:ascii="Times New Roman" w:eastAsia="宋体" w:hAnsi="Times New Roman" w:cs="Times New Roman"/>
          <w:sz w:val="24"/>
          <w:szCs w:val="24"/>
        </w:rPr>
        <w:t>不</w:t>
      </w:r>
      <w:proofErr w:type="gramEnd"/>
      <w:r w:rsidRPr="00BB437A">
        <w:rPr>
          <w:rFonts w:ascii="Times New Roman" w:eastAsia="宋体" w:hAnsi="Times New Roman" w:cs="Times New Roman"/>
          <w:sz w:val="24"/>
          <w:szCs w:val="24"/>
        </w:rPr>
        <w:t>违规私自占用闲置资源。这种技术便捷性与行业规范性相结合的设计思路，既符合充电行业管理要求，也体现了智慧充电服务建设的实际意义。随着系统持续优化与推广落地，我们期待其能够有效破解私桩闲置、找桩困难、运营管理繁琐等行业痛点，为新能源汽车智慧充电发展提供更加实用、便捷的解决方案。</w:t>
      </w:r>
    </w:p>
    <w:p w14:paraId="2F105D61" w14:textId="77777777" w:rsidR="00BB437A" w:rsidRDefault="00BB437A">
      <w:pPr>
        <w:widowControl/>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0503231" w14:textId="77777777" w:rsidR="003E056B" w:rsidRPr="00BB437A" w:rsidRDefault="003E056B" w:rsidP="00BB437A">
      <w:pPr>
        <w:spacing w:line="360" w:lineRule="auto"/>
        <w:ind w:firstLineChars="200" w:firstLine="480"/>
        <w:rPr>
          <w:rFonts w:ascii="Times New Roman" w:eastAsia="宋体" w:hAnsi="Times New Roman" w:cs="Times New Roman"/>
          <w:sz w:val="24"/>
          <w:szCs w:val="24"/>
          <w:lang w:val="zh-CN"/>
        </w:rPr>
      </w:pPr>
    </w:p>
    <w:p w14:paraId="652D6C26" w14:textId="77777777" w:rsidR="003E056B" w:rsidRDefault="00000000">
      <w:pPr>
        <w:pStyle w:val="1"/>
        <w:numPr>
          <w:ilvl w:val="0"/>
          <w:numId w:val="0"/>
        </w:numPr>
        <w:jc w:val="center"/>
        <w:rPr>
          <w:rFonts w:hint="eastAsia"/>
        </w:rPr>
      </w:pPr>
      <w:bookmarkStart w:id="54" w:name="_Toc228733120"/>
      <w:r>
        <w:rPr>
          <w:rFonts w:hint="eastAsia"/>
        </w:rPr>
        <w:t>参考文献</w:t>
      </w:r>
      <w:bookmarkEnd w:id="54"/>
    </w:p>
    <w:sectPr w:rsidR="003E056B">
      <w:footerReference w:type="default" r:id="rId30"/>
      <w:endnotePr>
        <w:numFmt w:val="decimalEnclosedCircleChinese"/>
      </w:endnotePr>
      <w:pgSz w:w="11906" w:h="16838"/>
      <w:pgMar w:top="851"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D754F" w14:textId="77777777" w:rsidR="00B04FA4" w:rsidRDefault="00B04FA4">
      <w:pPr>
        <w:rPr>
          <w:rFonts w:hint="eastAsia"/>
        </w:rPr>
      </w:pPr>
      <w:r>
        <w:separator/>
      </w:r>
    </w:p>
  </w:endnote>
  <w:endnote w:type="continuationSeparator" w:id="0">
    <w:p w14:paraId="733B7E77" w14:textId="77777777" w:rsidR="00B04FA4" w:rsidRDefault="00B04FA4">
      <w:pPr>
        <w:rPr>
          <w:rFonts w:hint="eastAsia"/>
        </w:rPr>
      </w:pPr>
      <w:r>
        <w:continuationSeparator/>
      </w:r>
    </w:p>
  </w:endnote>
  <w:endnote w:id="1">
    <w:p w14:paraId="7BE50288" w14:textId="77777777" w:rsidR="003E056B" w:rsidRDefault="00000000">
      <w:pPr>
        <w:pStyle w:val="a8"/>
        <w:rPr>
          <w:rFonts w:hint="eastAsia"/>
        </w:rPr>
      </w:pPr>
      <w:r>
        <w:rPr>
          <w:rStyle w:val="af2"/>
        </w:rPr>
        <w:endnoteRef/>
      </w:r>
      <w:r>
        <w:t xml:space="preserve"> </w:t>
      </w:r>
      <w:r>
        <w:rPr>
          <w:rFonts w:hint="eastAsia"/>
        </w:rPr>
        <w:t>中华人民共和国国家发展和改革委员会. 中华人民共和国国民经济和社会发展第十五个五年规划纲要[R]. 2026.</w:t>
      </w:r>
    </w:p>
  </w:endnote>
  <w:endnote w:id="2">
    <w:p w14:paraId="1B9F256D" w14:textId="77777777" w:rsidR="003E056B" w:rsidRDefault="00000000">
      <w:pPr>
        <w:pStyle w:val="a8"/>
        <w:rPr>
          <w:rFonts w:hint="eastAsia"/>
        </w:rPr>
      </w:pPr>
      <w:r>
        <w:rPr>
          <w:rStyle w:val="af2"/>
        </w:rPr>
        <w:endnoteRef/>
      </w:r>
      <w:r>
        <w:t xml:space="preserve"> </w:t>
      </w:r>
      <w:r>
        <w:rPr>
          <w:rFonts w:hint="eastAsia"/>
        </w:rPr>
        <w:t>中华人民共和国国务院新闻办公室. 准确把握建设现代化产业体系的理论内涵和实践要求[R]. 2025.</w:t>
      </w:r>
    </w:p>
  </w:endnote>
  <w:endnote w:id="3">
    <w:p w14:paraId="436B908D" w14:textId="77777777" w:rsidR="003E056B" w:rsidRDefault="00000000">
      <w:pPr>
        <w:pStyle w:val="a8"/>
        <w:rPr>
          <w:rFonts w:hint="eastAsia"/>
        </w:rPr>
      </w:pPr>
      <w:r>
        <w:rPr>
          <w:rStyle w:val="af2"/>
        </w:rPr>
        <w:endnoteRef/>
      </w:r>
      <w:r>
        <w:t xml:space="preserve"> </w:t>
      </w:r>
      <w:r>
        <w:rPr>
          <w:rFonts w:hint="eastAsia"/>
        </w:rPr>
        <w:t>国务院办公厅. 关于进一步构建高质量充电基础设施体系的指导意见[Z]. 2023.</w:t>
      </w:r>
    </w:p>
  </w:endnote>
  <w:endnote w:id="4">
    <w:p w14:paraId="109555C8" w14:textId="77777777" w:rsidR="003E056B" w:rsidRDefault="00000000">
      <w:pPr>
        <w:pStyle w:val="a8"/>
        <w:rPr>
          <w:rFonts w:hint="eastAsia"/>
        </w:rPr>
      </w:pPr>
      <w:r>
        <w:rPr>
          <w:rStyle w:val="af2"/>
        </w:rPr>
        <w:endnoteRef/>
      </w:r>
      <w:r>
        <w:t xml:space="preserve"> </w:t>
      </w:r>
      <w:r>
        <w:rPr>
          <w:rFonts w:hint="eastAsia"/>
        </w:rPr>
        <w:t>前瞻产业研究院. 2025-2030年中国电动汽车充电</w:t>
      </w:r>
      <w:proofErr w:type="gramStart"/>
      <w:r>
        <w:rPr>
          <w:rFonts w:hint="eastAsia"/>
        </w:rPr>
        <w:t>桩行业</w:t>
      </w:r>
      <w:proofErr w:type="gramEnd"/>
      <w:r>
        <w:rPr>
          <w:rFonts w:hint="eastAsia"/>
        </w:rPr>
        <w:t>深度调研与投资战略规划分析报告[R].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F3D71B66-D2B9-4129-BA3A-BD1EB2C55D43}"/>
    <w:embedBold r:id="rId2" w:subsetted="1" w:fontKey="{4E173C8F-5B44-4E7F-9019-FEEB968F2C74}"/>
  </w:font>
  <w:font w:name="黑体">
    <w:altName w:val="SimHei"/>
    <w:panose1 w:val="02010609060101010101"/>
    <w:charset w:val="86"/>
    <w:family w:val="modern"/>
    <w:pitch w:val="fixed"/>
    <w:sig w:usb0="800002BF" w:usb1="38CF7CFA" w:usb2="00000016" w:usb3="00000000" w:csb0="00040001" w:csb1="00000000"/>
    <w:embedRegular r:id="rId3" w:subsetted="1" w:fontKey="{DEE24CA4-C26C-488E-A1B3-8F74D80214C9}"/>
    <w:embedBold r:id="rId4" w:subsetted="1" w:fontKey="{AD784C40-AC8C-477C-B569-A1C1A1D3A4A9}"/>
  </w:font>
  <w:font w:name="等线 Light">
    <w:panose1 w:val="02010600030101010101"/>
    <w:charset w:val="86"/>
    <w:family w:val="auto"/>
    <w:pitch w:val="variable"/>
    <w:sig w:usb0="A00002BF" w:usb1="38CF7CFA" w:usb2="00000016" w:usb3="00000000" w:csb0="0004000F" w:csb1="00000000"/>
    <w:embedBold r:id="rId5" w:subsetted="1" w:fontKey="{7C3888CE-EEBE-4D87-BBB2-626D7BC9F5BA}"/>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embedRegular r:id="rId6" w:subsetted="1" w:fontKey="{67F7CB40-F4FC-45BF-89BE-263C45C379AF}"/>
  </w:font>
  <w:font w:name="仿宋_GB2312">
    <w:altName w:val="仿宋"/>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7" w:subsetted="1" w:fontKey="{7382732B-96D7-423E-99B1-8C852F5BD38C}"/>
  </w:font>
  <w:font w:name="Cambria Math">
    <w:panose1 w:val="02040503050406030204"/>
    <w:charset w:val="00"/>
    <w:family w:val="roman"/>
    <w:pitch w:val="variable"/>
    <w:sig w:usb0="E00006FF" w:usb1="420024FF" w:usb2="02000000" w:usb3="00000000" w:csb0="0000019F" w:csb1="00000000"/>
    <w:embedRegular r:id="rId8" w:fontKey="{3DCA8946-6FB9-4F07-B8B9-097834380DB4}"/>
    <w:embedBold r:id="rId9" w:fontKey="{CCB9394A-64F5-4E16-ACAD-7D11283F3A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474C" w14:textId="77777777" w:rsidR="003E056B" w:rsidRDefault="003E056B">
    <w:pPr>
      <w:pStyle w:val="ab"/>
      <w:jc w:val="right"/>
      <w:rPr>
        <w:rFonts w:hint="eastAsia"/>
      </w:rPr>
    </w:pPr>
  </w:p>
  <w:p w14:paraId="0D21E815" w14:textId="77777777" w:rsidR="003E056B" w:rsidRDefault="003E056B">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C8335" w14:textId="77777777" w:rsidR="00B04FA4" w:rsidRDefault="00B04FA4">
      <w:pPr>
        <w:rPr>
          <w:rFonts w:hint="eastAsia"/>
        </w:rPr>
      </w:pPr>
      <w:r>
        <w:separator/>
      </w:r>
    </w:p>
  </w:footnote>
  <w:footnote w:type="continuationSeparator" w:id="0">
    <w:p w14:paraId="5D61183C" w14:textId="77777777" w:rsidR="00B04FA4" w:rsidRDefault="00B04FA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F44"/>
    <w:multiLevelType w:val="multilevel"/>
    <w:tmpl w:val="BB24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A6320"/>
    <w:multiLevelType w:val="multilevel"/>
    <w:tmpl w:val="FFB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26CD8"/>
    <w:multiLevelType w:val="multilevel"/>
    <w:tmpl w:val="B478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40F7E"/>
    <w:multiLevelType w:val="multilevel"/>
    <w:tmpl w:val="095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2483A"/>
    <w:multiLevelType w:val="multilevel"/>
    <w:tmpl w:val="515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404DA4"/>
    <w:multiLevelType w:val="multilevel"/>
    <w:tmpl w:val="891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CB65327"/>
    <w:multiLevelType w:val="multilevel"/>
    <w:tmpl w:val="712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863132"/>
    <w:multiLevelType w:val="multilevel"/>
    <w:tmpl w:val="245C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783A78"/>
    <w:multiLevelType w:val="multilevel"/>
    <w:tmpl w:val="B37AF2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67B5F"/>
    <w:multiLevelType w:val="hybridMultilevel"/>
    <w:tmpl w:val="70B0A502"/>
    <w:lvl w:ilvl="0" w:tplc="0FF6AF6C">
      <w:start w:val="6"/>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57E81FA4"/>
    <w:multiLevelType w:val="hybridMultilevel"/>
    <w:tmpl w:val="79EAA794"/>
    <w:lvl w:ilvl="0" w:tplc="B038F494">
      <w:start w:val="1"/>
      <w:numFmt w:val="decimal"/>
      <w:lvlText w:val="（%1）"/>
      <w:lvlJc w:val="left"/>
      <w:pPr>
        <w:ind w:left="1202" w:hanging="720"/>
      </w:pPr>
      <w:rPr>
        <w:rFonts w:hint="default"/>
        <w:b/>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74983C2C"/>
    <w:multiLevelType w:val="multilevel"/>
    <w:tmpl w:val="2E2E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B7142A"/>
    <w:multiLevelType w:val="multilevel"/>
    <w:tmpl w:val="9A0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178791">
    <w:abstractNumId w:val="7"/>
  </w:num>
  <w:num w:numId="2" w16cid:durableId="1550920442">
    <w:abstractNumId w:val="6"/>
  </w:num>
  <w:num w:numId="3" w16cid:durableId="908924812">
    <w:abstractNumId w:val="10"/>
  </w:num>
  <w:num w:numId="4" w16cid:durableId="56899639">
    <w:abstractNumId w:val="8"/>
  </w:num>
  <w:num w:numId="5" w16cid:durableId="2128044072">
    <w:abstractNumId w:val="3"/>
  </w:num>
  <w:num w:numId="6" w16cid:durableId="534083114">
    <w:abstractNumId w:val="5"/>
  </w:num>
  <w:num w:numId="7" w16cid:durableId="1190023429">
    <w:abstractNumId w:val="1"/>
  </w:num>
  <w:num w:numId="8" w16cid:durableId="1585844859">
    <w:abstractNumId w:val="9"/>
  </w:num>
  <w:num w:numId="9" w16cid:durableId="327446484">
    <w:abstractNumId w:val="12"/>
  </w:num>
  <w:num w:numId="10" w16cid:durableId="220823331">
    <w:abstractNumId w:val="0"/>
  </w:num>
  <w:num w:numId="11" w16cid:durableId="2007660024">
    <w:abstractNumId w:val="13"/>
  </w:num>
  <w:num w:numId="12" w16cid:durableId="833372272">
    <w:abstractNumId w:val="2"/>
  </w:num>
  <w:num w:numId="13" w16cid:durableId="1518542313">
    <w:abstractNumId w:val="14"/>
  </w:num>
  <w:num w:numId="14" w16cid:durableId="1936086968">
    <w:abstractNumId w:val="4"/>
  </w:num>
  <w:num w:numId="15" w16cid:durableId="4020722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杰 王">
    <w15:presenceInfo w15:providerId="Windows Live" w15:userId="fd047dd7bca986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numFmt w:val="decimalEnclosedCircleChinese"/>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5273A"/>
    <w:rsid w:val="00065683"/>
    <w:rsid w:val="000B65F3"/>
    <w:rsid w:val="000C5774"/>
    <w:rsid w:val="000E615E"/>
    <w:rsid w:val="001067B8"/>
    <w:rsid w:val="0014621C"/>
    <w:rsid w:val="00176E4C"/>
    <w:rsid w:val="00183527"/>
    <w:rsid w:val="001A7F71"/>
    <w:rsid w:val="001C3EC2"/>
    <w:rsid w:val="001F2CE5"/>
    <w:rsid w:val="00206EE6"/>
    <w:rsid w:val="00241DC9"/>
    <w:rsid w:val="00267EBD"/>
    <w:rsid w:val="002751B5"/>
    <w:rsid w:val="002D4C29"/>
    <w:rsid w:val="002F4895"/>
    <w:rsid w:val="00361522"/>
    <w:rsid w:val="003A7A1C"/>
    <w:rsid w:val="003B6863"/>
    <w:rsid w:val="003B76E3"/>
    <w:rsid w:val="003C2FDA"/>
    <w:rsid w:val="003E056B"/>
    <w:rsid w:val="00421946"/>
    <w:rsid w:val="00451181"/>
    <w:rsid w:val="00466C79"/>
    <w:rsid w:val="0047415E"/>
    <w:rsid w:val="004A3FCE"/>
    <w:rsid w:val="004D3AE1"/>
    <w:rsid w:val="005158DC"/>
    <w:rsid w:val="005257F7"/>
    <w:rsid w:val="005741CB"/>
    <w:rsid w:val="005A50D8"/>
    <w:rsid w:val="005A650C"/>
    <w:rsid w:val="005B7767"/>
    <w:rsid w:val="005D2288"/>
    <w:rsid w:val="005F7E8D"/>
    <w:rsid w:val="00611FAF"/>
    <w:rsid w:val="00612DB8"/>
    <w:rsid w:val="006757F6"/>
    <w:rsid w:val="00680BC9"/>
    <w:rsid w:val="00685F3F"/>
    <w:rsid w:val="006C7537"/>
    <w:rsid w:val="006E7E16"/>
    <w:rsid w:val="00712C0D"/>
    <w:rsid w:val="00732054"/>
    <w:rsid w:val="007329A3"/>
    <w:rsid w:val="0076788F"/>
    <w:rsid w:val="007A5A56"/>
    <w:rsid w:val="007B75D5"/>
    <w:rsid w:val="007C682F"/>
    <w:rsid w:val="007E1354"/>
    <w:rsid w:val="0082193F"/>
    <w:rsid w:val="00827C5F"/>
    <w:rsid w:val="00835744"/>
    <w:rsid w:val="00871C42"/>
    <w:rsid w:val="00881833"/>
    <w:rsid w:val="008B637D"/>
    <w:rsid w:val="008E118B"/>
    <w:rsid w:val="00951643"/>
    <w:rsid w:val="00982A49"/>
    <w:rsid w:val="009F1AB5"/>
    <w:rsid w:val="009F2C40"/>
    <w:rsid w:val="00A67868"/>
    <w:rsid w:val="00A74BB7"/>
    <w:rsid w:val="00B04FA4"/>
    <w:rsid w:val="00B060EC"/>
    <w:rsid w:val="00B11629"/>
    <w:rsid w:val="00B418EB"/>
    <w:rsid w:val="00BB437A"/>
    <w:rsid w:val="00BB7D81"/>
    <w:rsid w:val="00BD3AD8"/>
    <w:rsid w:val="00C11400"/>
    <w:rsid w:val="00C41761"/>
    <w:rsid w:val="00C51283"/>
    <w:rsid w:val="00CC5D5B"/>
    <w:rsid w:val="00D2402E"/>
    <w:rsid w:val="00D27480"/>
    <w:rsid w:val="00D9328C"/>
    <w:rsid w:val="00DA4C9E"/>
    <w:rsid w:val="00DA5800"/>
    <w:rsid w:val="00DD372E"/>
    <w:rsid w:val="00DD5F34"/>
    <w:rsid w:val="00E66155"/>
    <w:rsid w:val="00E77905"/>
    <w:rsid w:val="00EA3AEF"/>
    <w:rsid w:val="00EA490A"/>
    <w:rsid w:val="00EC4006"/>
    <w:rsid w:val="00ED0818"/>
    <w:rsid w:val="00ED1A1A"/>
    <w:rsid w:val="00F0728D"/>
    <w:rsid w:val="00F2324D"/>
    <w:rsid w:val="00F446D5"/>
    <w:rsid w:val="00FF404E"/>
    <w:rsid w:val="02EB3518"/>
    <w:rsid w:val="05B432A6"/>
    <w:rsid w:val="1CD60087"/>
    <w:rsid w:val="4DE47767"/>
    <w:rsid w:val="62537AFE"/>
    <w:rsid w:val="6BC601FB"/>
    <w:rsid w:val="70420A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8BD4D4"/>
  <w15:docId w15:val="{1F98DEAA-E7E2-4920-942D-52C990092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paragraph" w:styleId="2">
    <w:name w:val="heading 2"/>
    <w:basedOn w:val="a"/>
    <w:next w:val="a"/>
    <w:link w:val="20"/>
    <w:uiPriority w:val="9"/>
    <w:unhideWhenUsed/>
    <w:qFormat/>
    <w:rsid w:val="001F2CE5"/>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iPriority w:val="9"/>
    <w:semiHidden/>
    <w:unhideWhenUsed/>
    <w:qFormat/>
    <w:rsid w:val="001F2CE5"/>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511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a6">
    <w:name w:val="Body Text"/>
    <w:basedOn w:val="a"/>
    <w:link w:val="a7"/>
    <w:uiPriority w:val="99"/>
    <w:unhideWhenUsed/>
    <w:qFormat/>
    <w:pPr>
      <w:spacing w:after="120"/>
    </w:p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paragraph" w:styleId="af">
    <w:name w:val="annotation subject"/>
    <w:basedOn w:val="a4"/>
    <w:next w:val="a4"/>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rPr>
      <w:vertAlign w:val="superscript"/>
    </w:rPr>
  </w:style>
  <w:style w:type="character" w:styleId="af3">
    <w:name w:val="Hyperlink"/>
    <w:basedOn w:val="a0"/>
    <w:uiPriority w:val="99"/>
    <w:unhideWhenUsed/>
    <w:qFormat/>
    <w:rPr>
      <w:color w:val="0000FF"/>
      <w:u w:val="single"/>
    </w:rPr>
  </w:style>
  <w:style w:type="character" w:styleId="af4">
    <w:name w:val="annotation reference"/>
    <w:basedOn w:val="a0"/>
    <w:uiPriority w:val="99"/>
    <w:semiHidden/>
    <w:unhideWhenUsed/>
    <w:qFormat/>
    <w:rPr>
      <w:sz w:val="21"/>
      <w:szCs w:val="21"/>
    </w:rPr>
  </w:style>
  <w:style w:type="character" w:customStyle="1" w:styleId="a7">
    <w:name w:val="正文文本 字符"/>
    <w:basedOn w:val="a0"/>
    <w:link w:val="a6"/>
    <w:uiPriority w:val="99"/>
    <w:qFormat/>
  </w:style>
  <w:style w:type="paragraph" w:styleId="af5">
    <w:name w:val="List Paragraph"/>
    <w:basedOn w:val="a"/>
    <w:uiPriority w:val="34"/>
    <w:qFormat/>
    <w:pPr>
      <w:ind w:firstLineChars="200" w:firstLine="420"/>
    </w:p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 w:type="character" w:customStyle="1" w:styleId="aa">
    <w:name w:val="批注框文本 字符"/>
    <w:basedOn w:val="a0"/>
    <w:link w:val="a9"/>
    <w:uiPriority w:val="99"/>
    <w:semiHidden/>
    <w:qFormat/>
    <w:rPr>
      <w:sz w:val="18"/>
      <w:szCs w:val="18"/>
    </w:rPr>
  </w:style>
  <w:style w:type="character" w:customStyle="1" w:styleId="a5">
    <w:name w:val="批注文字 字符"/>
    <w:basedOn w:val="a0"/>
    <w:link w:val="a4"/>
    <w:uiPriority w:val="99"/>
    <w:semiHidden/>
    <w:qFormat/>
  </w:style>
  <w:style w:type="character" w:customStyle="1" w:styleId="af0">
    <w:name w:val="批注主题 字符"/>
    <w:basedOn w:val="a5"/>
    <w:link w:val="af"/>
    <w:uiPriority w:val="99"/>
    <w:semiHidden/>
    <w:qFormat/>
    <w:rPr>
      <w:b/>
      <w:bCs/>
    </w:rPr>
  </w:style>
  <w:style w:type="paragraph" w:customStyle="1" w:styleId="11">
    <w:name w:val="修订1"/>
    <w:hidden/>
    <w:uiPriority w:val="99"/>
    <w:unhideWhenUsed/>
    <w:qFormat/>
    <w:rPr>
      <w:rFonts w:asciiTheme="minorHAnsi" w:eastAsiaTheme="minorEastAsia" w:hAnsiTheme="minorHAnsi" w:cstheme="minorBidi"/>
      <w:kern w:val="2"/>
      <w:sz w:val="21"/>
      <w:szCs w:val="22"/>
    </w:rPr>
  </w:style>
  <w:style w:type="paragraph" w:styleId="TOC">
    <w:name w:val="TOC Heading"/>
    <w:basedOn w:val="1"/>
    <w:next w:val="a"/>
    <w:uiPriority w:val="39"/>
    <w:unhideWhenUsed/>
    <w:qFormat/>
    <w:rsid w:val="00BB437A"/>
    <w:pPr>
      <w:widowControl/>
      <w:numPr>
        <w:numId w:val="0"/>
      </w:numPr>
      <w:spacing w:before="240" w:after="0" w:line="259" w:lineRule="auto"/>
      <w:jc w:val="left"/>
      <w:outlineLvl w:val="9"/>
    </w:pPr>
    <w:rPr>
      <w:rFonts w:asciiTheme="majorHAnsi" w:eastAsiaTheme="majorEastAsia" w:hAnsiTheme="majorHAnsi" w:cstheme="majorBidi"/>
      <w:bCs w:val="0"/>
      <w:color w:val="2E74B5" w:themeColor="accent1" w:themeShade="BF"/>
      <w:kern w:val="0"/>
      <w:sz w:val="32"/>
      <w:szCs w:val="32"/>
      <w:lang w:val="en-US"/>
    </w:rPr>
  </w:style>
  <w:style w:type="character" w:customStyle="1" w:styleId="20">
    <w:name w:val="标题 2 字符"/>
    <w:basedOn w:val="a0"/>
    <w:link w:val="2"/>
    <w:uiPriority w:val="9"/>
    <w:rsid w:val="001F2CE5"/>
    <w:rPr>
      <w:rFonts w:asciiTheme="majorHAnsi" w:eastAsia="黑体" w:hAnsiTheme="majorHAnsi" w:cstheme="majorBidi"/>
      <w:b/>
      <w:bCs/>
      <w:kern w:val="2"/>
      <w:sz w:val="32"/>
      <w:szCs w:val="32"/>
    </w:rPr>
  </w:style>
  <w:style w:type="paragraph" w:styleId="TOC2">
    <w:name w:val="toc 2"/>
    <w:basedOn w:val="a"/>
    <w:next w:val="a"/>
    <w:autoRedefine/>
    <w:uiPriority w:val="39"/>
    <w:unhideWhenUsed/>
    <w:rsid w:val="001F2CE5"/>
    <w:pPr>
      <w:ind w:leftChars="200" w:left="420"/>
    </w:pPr>
  </w:style>
  <w:style w:type="character" w:customStyle="1" w:styleId="30">
    <w:name w:val="标题 3 字符"/>
    <w:basedOn w:val="a0"/>
    <w:link w:val="3"/>
    <w:uiPriority w:val="9"/>
    <w:semiHidden/>
    <w:rsid w:val="001F2CE5"/>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semiHidden/>
    <w:rsid w:val="00451181"/>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4A7F742-95DD-47BE-B094-E430B4C49E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46</Pages>
  <Words>4619</Words>
  <Characters>26331</Characters>
  <Application>Microsoft Office Word</Application>
  <DocSecurity>0</DocSecurity>
  <Lines>219</Lines>
  <Paragraphs>61</Paragraphs>
  <ScaleCrop>false</ScaleCrop>
  <Company>Microsoft</Company>
  <LinksUpToDate>false</LinksUpToDate>
  <CharactersWithSpaces>30889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Hugo Chen</cp:lastModifiedBy>
  <cp:revision>21</cp:revision>
  <cp:lastPrinted>2020-04-27T09:16:00Z</cp:lastPrinted>
  <dcterms:created xsi:type="dcterms:W3CDTF">2022-04-05T00:48:00Z</dcterms:created>
  <dcterms:modified xsi:type="dcterms:W3CDTF">2026-05-03T12:38:00Z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159B49AD1A9645DE8EE2C3518AE1FE81_13</vt:lpwstr>
  </property>
  <property fmtid="{D5CDD505-2E9C-101B-9397-08002B2CF9AE}" pid="4" name="KSOTemplateDocerSaveRecord">
    <vt:lpwstr>eyJoZGlkIjoiMWZhMjJmZjJmNjE1Yjk4NTI2OGEzZjZkMDJlMjhiN2QiLCJ1c2VySWQiOiIxNzg5NDc4OTEzIn0=</vt:lpwstr>
  </property>
</Properties>
</file>